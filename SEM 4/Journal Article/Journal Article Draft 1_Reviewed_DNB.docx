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02AF3" w14:textId="77777777" w:rsidR="008D52E0" w:rsidRPr="00EB23D1" w:rsidRDefault="008D52E0">
      <w:pPr>
        <w:spacing w:line="480" w:lineRule="auto"/>
        <w:rPr>
          <w:sz w:val="24"/>
          <w:szCs w:val="24"/>
        </w:rPr>
      </w:pPr>
    </w:p>
    <w:p w14:paraId="1A7C9AE0" w14:textId="77777777" w:rsidR="008D52E0" w:rsidRPr="00EB23D1" w:rsidRDefault="00000000" w:rsidP="00CD3982">
      <w:pPr>
        <w:spacing w:line="480" w:lineRule="auto"/>
        <w:jc w:val="both"/>
        <w:rPr>
          <w:sz w:val="24"/>
          <w:szCs w:val="24"/>
        </w:rPr>
        <w:pPrChange w:id="0" w:author="Daphne Bitalo" w:date="2026-08-28T10:15:00Z" w16du:dateUtc="2026-08-28T07:15:00Z">
          <w:pPr>
            <w:spacing w:line="480" w:lineRule="auto"/>
            <w:jc w:val="center"/>
          </w:pPr>
        </w:pPrChange>
      </w:pPr>
      <w:commentRangeStart w:id="1"/>
      <w:r w:rsidRPr="00EB23D1">
        <w:rPr>
          <w:b/>
          <w:bCs/>
          <w:sz w:val="24"/>
          <w:szCs w:val="24"/>
        </w:rPr>
        <w:t>Spending Efficiency Over Spending Volume: A Machine Learning Framework</w:t>
      </w:r>
    </w:p>
    <w:p w14:paraId="394E3ABF" w14:textId="77777777" w:rsidR="008D52E0" w:rsidRPr="00EB23D1" w:rsidRDefault="00000000" w:rsidP="00CD3982">
      <w:pPr>
        <w:spacing w:line="480" w:lineRule="auto"/>
        <w:jc w:val="both"/>
        <w:rPr>
          <w:sz w:val="24"/>
          <w:szCs w:val="24"/>
        </w:rPr>
        <w:pPrChange w:id="2" w:author="Daphne Bitalo" w:date="2026-08-28T10:15:00Z" w16du:dateUtc="2026-08-28T07:15:00Z">
          <w:pPr>
            <w:spacing w:line="480" w:lineRule="auto"/>
            <w:jc w:val="center"/>
          </w:pPr>
        </w:pPrChange>
      </w:pPr>
      <w:r w:rsidRPr="00EB23D1">
        <w:rPr>
          <w:b/>
          <w:bCs/>
          <w:sz w:val="24"/>
          <w:szCs w:val="24"/>
        </w:rPr>
        <w:t>for Personalised Voice Bundle Recommendation in Emerging Prepaid Markets</w:t>
      </w:r>
      <w:commentRangeEnd w:id="1"/>
      <w:r w:rsidR="00416845" w:rsidRPr="00EB23D1">
        <w:rPr>
          <w:rStyle w:val="CommentReference"/>
          <w:sz w:val="24"/>
          <w:szCs w:val="24"/>
        </w:rPr>
        <w:commentReference w:id="1"/>
      </w:r>
    </w:p>
    <w:p w14:paraId="09309425" w14:textId="77777777" w:rsidR="008D52E0" w:rsidRPr="00EB23D1" w:rsidDel="001E3A6E" w:rsidRDefault="008D52E0">
      <w:pPr>
        <w:spacing w:line="480" w:lineRule="auto"/>
        <w:rPr>
          <w:del w:id="3" w:author="Daphne Bitalo" w:date="2026-08-28T10:07:00Z" w16du:dateUtc="2026-08-28T07:07:00Z"/>
          <w:sz w:val="24"/>
          <w:szCs w:val="24"/>
        </w:rPr>
      </w:pPr>
    </w:p>
    <w:p w14:paraId="27B0125B" w14:textId="77424657" w:rsidR="008D52E0" w:rsidRPr="00EB23D1" w:rsidRDefault="00000000" w:rsidP="001E3A6E">
      <w:pPr>
        <w:spacing w:line="480" w:lineRule="auto"/>
        <w:rPr>
          <w:sz w:val="24"/>
          <w:szCs w:val="24"/>
        </w:rPr>
        <w:pPrChange w:id="4" w:author="Daphne Bitalo" w:date="2026-08-28T10:07:00Z" w16du:dateUtc="2026-08-28T07:07:00Z">
          <w:pPr>
            <w:spacing w:line="480" w:lineRule="auto"/>
            <w:jc w:val="center"/>
          </w:pPr>
        </w:pPrChange>
      </w:pPr>
      <w:r w:rsidRPr="00EB23D1">
        <w:rPr>
          <w:sz w:val="24"/>
          <w:szCs w:val="24"/>
        </w:rPr>
        <w:t>Remmy Bisimbeko</w:t>
      </w:r>
      <w:ins w:id="5" w:author="Daphne Bitalo" w:date="2026-08-28T10:07:00Z" w16du:dateUtc="2026-08-28T07:07:00Z">
        <w:r w:rsidR="00CD3982" w:rsidRPr="00CD3982">
          <w:rPr>
            <w:sz w:val="24"/>
            <w:szCs w:val="24"/>
            <w:vertAlign w:val="superscript"/>
            <w:rPrChange w:id="6" w:author="Daphne Bitalo" w:date="2026-08-28T10:07:00Z" w16du:dateUtc="2026-08-28T07:07:00Z">
              <w:rPr>
                <w:sz w:val="24"/>
                <w:szCs w:val="24"/>
              </w:rPr>
            </w:rPrChange>
          </w:rPr>
          <w:t>a1</w:t>
        </w:r>
        <w:r w:rsidR="001E3A6E">
          <w:rPr>
            <w:sz w:val="24"/>
            <w:szCs w:val="24"/>
          </w:rPr>
          <w:t xml:space="preserve"> and Daphne Nyachaki Bitalo</w:t>
        </w:r>
        <w:r w:rsidR="00CD3982" w:rsidRPr="00CD3982">
          <w:rPr>
            <w:sz w:val="24"/>
            <w:szCs w:val="24"/>
            <w:vertAlign w:val="superscript"/>
            <w:rPrChange w:id="7" w:author="Daphne Bitalo" w:date="2026-08-28T10:08:00Z" w16du:dateUtc="2026-08-28T07:08:00Z">
              <w:rPr>
                <w:sz w:val="24"/>
                <w:szCs w:val="24"/>
              </w:rPr>
            </w:rPrChange>
          </w:rPr>
          <w:t>ab</w:t>
        </w:r>
      </w:ins>
    </w:p>
    <w:p w14:paraId="28BCE867" w14:textId="0BA4E1B0" w:rsidR="008D52E0" w:rsidRPr="00EB23D1" w:rsidDel="00CD3982" w:rsidRDefault="00CD3982" w:rsidP="00CD3982">
      <w:pPr>
        <w:spacing w:line="480" w:lineRule="auto"/>
        <w:rPr>
          <w:del w:id="8" w:author="Daphne Bitalo" w:date="2026-08-28T10:09:00Z" w16du:dateUtc="2026-08-28T07:09:00Z"/>
          <w:sz w:val="24"/>
          <w:szCs w:val="24"/>
        </w:rPr>
        <w:pPrChange w:id="9" w:author="Daphne Bitalo" w:date="2026-08-28T10:08:00Z" w16du:dateUtc="2026-08-28T07:08:00Z">
          <w:pPr>
            <w:spacing w:line="480" w:lineRule="auto"/>
            <w:jc w:val="center"/>
          </w:pPr>
        </w:pPrChange>
      </w:pPr>
      <w:ins w:id="10" w:author="Daphne Bitalo" w:date="2026-08-28T10:08:00Z" w16du:dateUtc="2026-08-28T07:08:00Z">
        <w:r w:rsidRPr="00CD3982">
          <w:rPr>
            <w:sz w:val="24"/>
            <w:szCs w:val="24"/>
            <w:vertAlign w:val="superscript"/>
            <w:rPrChange w:id="11" w:author="Daphne Bitalo" w:date="2026-08-28T10:09:00Z" w16du:dateUtc="2026-08-28T07:09:00Z">
              <w:rPr>
                <w:sz w:val="24"/>
                <w:szCs w:val="24"/>
              </w:rPr>
            </w:rPrChange>
          </w:rPr>
          <w:t>a</w:t>
        </w:r>
        <w:r>
          <w:rPr>
            <w:sz w:val="24"/>
            <w:szCs w:val="24"/>
          </w:rPr>
          <w:t xml:space="preserve"> </w:t>
        </w:r>
      </w:ins>
      <w:r w:rsidR="00000000" w:rsidRPr="00EB23D1">
        <w:rPr>
          <w:sz w:val="24"/>
          <w:szCs w:val="24"/>
        </w:rPr>
        <w:t>Department of Computing and Technology</w:t>
      </w:r>
      <w:ins w:id="12" w:author="Daphne Bitalo" w:date="2026-08-28T10:09:00Z" w16du:dateUtc="2026-08-28T07:09:00Z">
        <w:r>
          <w:rPr>
            <w:sz w:val="24"/>
            <w:szCs w:val="24"/>
          </w:rPr>
          <w:t xml:space="preserve">, </w:t>
        </w:r>
      </w:ins>
    </w:p>
    <w:p w14:paraId="722C8BDC" w14:textId="42F14B0C" w:rsidR="008D52E0" w:rsidRPr="00EB23D1" w:rsidDel="00CD3982" w:rsidRDefault="00000000" w:rsidP="00CD3982">
      <w:pPr>
        <w:spacing w:line="480" w:lineRule="auto"/>
        <w:rPr>
          <w:del w:id="13" w:author="Daphne Bitalo" w:date="2026-08-28T10:11:00Z" w16du:dateUtc="2026-08-28T07:11:00Z"/>
          <w:sz w:val="24"/>
          <w:szCs w:val="24"/>
        </w:rPr>
        <w:pPrChange w:id="14" w:author="Daphne Bitalo" w:date="2026-08-28T10:09:00Z" w16du:dateUtc="2026-08-28T07:09:00Z">
          <w:pPr>
            <w:spacing w:line="480" w:lineRule="auto"/>
            <w:jc w:val="center"/>
          </w:pPr>
        </w:pPrChange>
      </w:pPr>
      <w:r w:rsidRPr="00EB23D1">
        <w:rPr>
          <w:sz w:val="24"/>
          <w:szCs w:val="24"/>
        </w:rPr>
        <w:t>Uganda Christian University,</w:t>
      </w:r>
      <w:ins w:id="15" w:author="Daphne Bitalo" w:date="2026-08-28T10:10:00Z" w16du:dateUtc="2026-08-28T07:10:00Z">
        <w:r w:rsidR="00CD3982">
          <w:rPr>
            <w:sz w:val="24"/>
            <w:szCs w:val="24"/>
          </w:rPr>
          <w:t xml:space="preserve"> P.O. Box 4,</w:t>
        </w:r>
      </w:ins>
      <w:r w:rsidRPr="00EB23D1">
        <w:rPr>
          <w:sz w:val="24"/>
          <w:szCs w:val="24"/>
        </w:rPr>
        <w:t xml:space="preserve"> Mukono, Uganda</w:t>
      </w:r>
    </w:p>
    <w:p w14:paraId="31FE6BF6" w14:textId="4643C388" w:rsidR="008D52E0" w:rsidRPr="00EB23D1" w:rsidDel="00CD3982" w:rsidRDefault="00000000">
      <w:pPr>
        <w:spacing w:line="480" w:lineRule="auto"/>
        <w:jc w:val="center"/>
        <w:rPr>
          <w:moveFrom w:id="16" w:author="Daphne Bitalo" w:date="2026-08-28T10:12:00Z" w16du:dateUtc="2026-08-28T07:12:00Z"/>
          <w:sz w:val="24"/>
          <w:szCs w:val="24"/>
        </w:rPr>
      </w:pPr>
      <w:moveFromRangeStart w:id="17" w:author="Daphne Bitalo" w:date="2026-08-28T10:12:00Z" w:name="move238804348"/>
      <w:moveFrom w:id="18" w:author="Daphne Bitalo" w:date="2026-08-28T10:12:00Z" w16du:dateUtc="2026-08-28T07:12:00Z">
        <w:r w:rsidRPr="00EB23D1" w:rsidDel="00CD3982">
          <w:rPr>
            <w:sz w:val="24"/>
            <w:szCs w:val="24"/>
          </w:rPr>
          <w:t>rbisimbeko@ucu.ac.ug | +256 701 650 461</w:t>
        </w:r>
      </w:moveFrom>
    </w:p>
    <w:moveFromRangeEnd w:id="17"/>
    <w:p w14:paraId="4677134A" w14:textId="77777777" w:rsidR="008D52E0" w:rsidRPr="00EB23D1" w:rsidRDefault="008D52E0">
      <w:pPr>
        <w:spacing w:line="480" w:lineRule="auto"/>
        <w:rPr>
          <w:sz w:val="24"/>
          <w:szCs w:val="24"/>
        </w:rPr>
      </w:pPr>
    </w:p>
    <w:p w14:paraId="612BE103" w14:textId="4575FF0E" w:rsidR="008D52E0" w:rsidRPr="00EB23D1" w:rsidDel="00CD3982" w:rsidRDefault="00000000">
      <w:pPr>
        <w:spacing w:line="480" w:lineRule="auto"/>
        <w:jc w:val="center"/>
        <w:rPr>
          <w:del w:id="19" w:author="Daphne Bitalo" w:date="2026-08-28T10:11:00Z" w16du:dateUtc="2026-08-28T07:11:00Z"/>
          <w:sz w:val="24"/>
          <w:szCs w:val="24"/>
        </w:rPr>
      </w:pPr>
      <w:del w:id="20" w:author="Daphne Bitalo" w:date="2026-08-28T10:11:00Z" w16du:dateUtc="2026-08-28T07:11:00Z">
        <w:r w:rsidRPr="00EB23D1" w:rsidDel="00CD3982">
          <w:rPr>
            <w:sz w:val="24"/>
            <w:szCs w:val="24"/>
          </w:rPr>
          <w:delText>Daphne Nyachaki Bitalo, PhD</w:delText>
        </w:r>
      </w:del>
    </w:p>
    <w:p w14:paraId="6D7F32CB" w14:textId="02C5A192" w:rsidR="00D13435" w:rsidDel="00CD3982" w:rsidRDefault="00CD3982" w:rsidP="00CD3982">
      <w:pPr>
        <w:spacing w:line="480" w:lineRule="auto"/>
        <w:rPr>
          <w:del w:id="21" w:author="Daphne Bitalo" w:date="2026-08-28T10:11:00Z" w16du:dateUtc="2026-08-28T07:11:00Z"/>
          <w:sz w:val="24"/>
          <w:szCs w:val="24"/>
        </w:rPr>
        <w:pPrChange w:id="22" w:author="Daphne Bitalo" w:date="2026-08-28T10:09:00Z" w16du:dateUtc="2026-08-28T07:09:00Z">
          <w:pPr>
            <w:spacing w:line="480" w:lineRule="auto"/>
            <w:jc w:val="center"/>
          </w:pPr>
        </w:pPrChange>
      </w:pPr>
      <w:ins w:id="23" w:author="Daphne Bitalo" w:date="2026-08-28T10:09:00Z" w16du:dateUtc="2026-08-28T07:09:00Z">
        <w:r w:rsidRPr="00CD3982">
          <w:rPr>
            <w:sz w:val="24"/>
            <w:szCs w:val="24"/>
            <w:vertAlign w:val="superscript"/>
            <w:rPrChange w:id="24" w:author="Daphne Bitalo" w:date="2026-08-28T10:09:00Z" w16du:dateUtc="2026-08-28T07:09:00Z">
              <w:rPr>
                <w:sz w:val="24"/>
                <w:szCs w:val="24"/>
              </w:rPr>
            </w:rPrChange>
          </w:rPr>
          <w:t>b</w:t>
        </w:r>
      </w:ins>
      <w:ins w:id="25" w:author="Daphne Bitalo" w:date="2026-08-28T10:08:00Z" w16du:dateUtc="2026-08-28T07:08:00Z">
        <w:r>
          <w:rPr>
            <w:sz w:val="24"/>
            <w:szCs w:val="24"/>
          </w:rPr>
          <w:t xml:space="preserve"> </w:t>
        </w:r>
      </w:ins>
      <w:r w:rsidR="00D13435">
        <w:rPr>
          <w:sz w:val="24"/>
          <w:szCs w:val="24"/>
        </w:rPr>
        <w:t>National Agricultur</w:t>
      </w:r>
      <w:ins w:id="26" w:author="Daphne Bitalo" w:date="2026-08-28T10:12:00Z" w16du:dateUtc="2026-08-28T07:12:00Z">
        <w:r>
          <w:rPr>
            <w:sz w:val="24"/>
            <w:szCs w:val="24"/>
          </w:rPr>
          <w:t>al</w:t>
        </w:r>
      </w:ins>
      <w:del w:id="27" w:author="Daphne Bitalo" w:date="2026-08-28T10:12:00Z" w16du:dateUtc="2026-08-28T07:12:00Z">
        <w:r w:rsidR="00D13435" w:rsidDel="00CD3982">
          <w:rPr>
            <w:sz w:val="24"/>
            <w:szCs w:val="24"/>
          </w:rPr>
          <w:delText>e</w:delText>
        </w:r>
      </w:del>
      <w:r w:rsidR="00D13435">
        <w:rPr>
          <w:sz w:val="24"/>
          <w:szCs w:val="24"/>
        </w:rPr>
        <w:t xml:space="preserve"> Research Organisation- National Coffee Research Institute,</w:t>
      </w:r>
      <w:ins w:id="28" w:author="Daphne Bitalo" w:date="2026-08-28T10:11:00Z" w16du:dateUtc="2026-08-28T07:11:00Z">
        <w:r>
          <w:rPr>
            <w:sz w:val="24"/>
            <w:szCs w:val="24"/>
          </w:rPr>
          <w:t xml:space="preserve"> P.O. Box 185. </w:t>
        </w:r>
      </w:ins>
    </w:p>
    <w:p w14:paraId="4DD749D8" w14:textId="7BFF488D" w:rsidR="00D13435" w:rsidRDefault="00D13435" w:rsidP="00CD3982">
      <w:pPr>
        <w:spacing w:line="480" w:lineRule="auto"/>
        <w:rPr>
          <w:ins w:id="29" w:author="Daphne Bitalo" w:date="2026-08-28T10:11:00Z" w16du:dateUtc="2026-08-28T07:11:00Z"/>
          <w:sz w:val="24"/>
          <w:szCs w:val="24"/>
        </w:rPr>
      </w:pPr>
      <w:r>
        <w:rPr>
          <w:sz w:val="24"/>
          <w:szCs w:val="24"/>
        </w:rPr>
        <w:t>Mukono, Uganda</w:t>
      </w:r>
    </w:p>
    <w:p w14:paraId="2BDF1A22" w14:textId="77777777" w:rsidR="00CD3982" w:rsidRPr="00EB23D1" w:rsidRDefault="00CD3982" w:rsidP="00CD3982">
      <w:pPr>
        <w:spacing w:line="480" w:lineRule="auto"/>
        <w:rPr>
          <w:moveTo w:id="30" w:author="Daphne Bitalo" w:date="2026-08-28T10:12:00Z" w16du:dateUtc="2026-08-28T07:12:00Z"/>
          <w:sz w:val="24"/>
          <w:szCs w:val="24"/>
        </w:rPr>
        <w:pPrChange w:id="31" w:author="Daphne Bitalo" w:date="2026-08-28T10:12:00Z" w16du:dateUtc="2026-08-28T07:12:00Z">
          <w:pPr>
            <w:spacing w:line="480" w:lineRule="auto"/>
            <w:jc w:val="center"/>
          </w:pPr>
        </w:pPrChange>
      </w:pPr>
      <w:ins w:id="32" w:author="Daphne Bitalo" w:date="2026-08-28T10:11:00Z" w16du:dateUtc="2026-08-28T07:11:00Z">
        <w:r w:rsidRPr="00CD3982">
          <w:rPr>
            <w:sz w:val="24"/>
            <w:szCs w:val="24"/>
            <w:vertAlign w:val="superscript"/>
            <w:rPrChange w:id="33" w:author="Daphne Bitalo" w:date="2026-08-28T10:12:00Z" w16du:dateUtc="2026-08-28T07:12:00Z">
              <w:rPr>
                <w:sz w:val="24"/>
                <w:szCs w:val="24"/>
              </w:rPr>
            </w:rPrChange>
          </w:rPr>
          <w:t>1</w:t>
        </w:r>
        <w:r>
          <w:rPr>
            <w:sz w:val="24"/>
            <w:szCs w:val="24"/>
          </w:rPr>
          <w:t xml:space="preserve"> Corre</w:t>
        </w:r>
      </w:ins>
      <w:ins w:id="34" w:author="Daphne Bitalo" w:date="2026-08-28T10:12:00Z" w16du:dateUtc="2026-08-28T07:12:00Z">
        <w:r>
          <w:rPr>
            <w:sz w:val="24"/>
            <w:szCs w:val="24"/>
          </w:rPr>
          <w:t xml:space="preserve">sponding author: </w:t>
        </w:r>
      </w:ins>
      <w:moveToRangeStart w:id="35" w:author="Daphne Bitalo" w:date="2026-08-28T10:12:00Z" w:name="move238804348"/>
      <w:moveTo w:id="36" w:author="Daphne Bitalo" w:date="2026-08-28T10:12:00Z" w16du:dateUtc="2026-08-28T07:12:00Z">
        <w:r w:rsidRPr="00EB23D1">
          <w:rPr>
            <w:sz w:val="24"/>
            <w:szCs w:val="24"/>
          </w:rPr>
          <w:t xml:space="preserve">rbisimbeko@ucu.ac.ug </w:t>
        </w:r>
        <w:del w:id="37" w:author="Daphne Bitalo" w:date="2026-08-28T10:12:00Z" w16du:dateUtc="2026-08-28T07:12:00Z">
          <w:r w:rsidRPr="00EB23D1" w:rsidDel="00CD3982">
            <w:rPr>
              <w:sz w:val="24"/>
              <w:szCs w:val="24"/>
            </w:rPr>
            <w:delText>| +256 701 650 461</w:delText>
          </w:r>
        </w:del>
      </w:moveTo>
    </w:p>
    <w:moveToRangeEnd w:id="35"/>
    <w:p w14:paraId="4FC50643" w14:textId="28FA5BF3" w:rsidR="00CD3982" w:rsidRDefault="00CD3982" w:rsidP="00CD3982">
      <w:pPr>
        <w:spacing w:line="480" w:lineRule="auto"/>
        <w:rPr>
          <w:sz w:val="24"/>
          <w:szCs w:val="24"/>
        </w:rPr>
        <w:pPrChange w:id="38" w:author="Daphne Bitalo" w:date="2026-08-28T10:11:00Z" w16du:dateUtc="2026-08-28T07:11:00Z">
          <w:pPr>
            <w:spacing w:line="480" w:lineRule="auto"/>
            <w:jc w:val="center"/>
          </w:pPr>
        </w:pPrChange>
      </w:pPr>
    </w:p>
    <w:p w14:paraId="1090E87C" w14:textId="7745077E" w:rsidR="00D13435" w:rsidDel="00CD3982" w:rsidRDefault="00D13435">
      <w:pPr>
        <w:spacing w:line="480" w:lineRule="auto"/>
        <w:jc w:val="center"/>
        <w:rPr>
          <w:del w:id="39" w:author="Daphne Bitalo" w:date="2026-08-28T10:11:00Z" w16du:dateUtc="2026-08-28T07:11:00Z"/>
          <w:sz w:val="24"/>
          <w:szCs w:val="24"/>
        </w:rPr>
      </w:pPr>
      <w:del w:id="40" w:author="Daphne Bitalo" w:date="2026-08-28T10:11:00Z" w16du:dateUtc="2026-08-28T07:11:00Z">
        <w:r w:rsidDel="00CD3982">
          <w:rPr>
            <w:sz w:val="24"/>
            <w:szCs w:val="24"/>
          </w:rPr>
          <w:delText>writerblique@gmail.com</w:delText>
        </w:r>
      </w:del>
    </w:p>
    <w:p w14:paraId="6B6415D7" w14:textId="03DB57F8" w:rsidR="008D52E0" w:rsidRPr="00EB23D1" w:rsidDel="00CD3982" w:rsidRDefault="00000000">
      <w:pPr>
        <w:spacing w:line="480" w:lineRule="auto"/>
        <w:jc w:val="center"/>
        <w:rPr>
          <w:del w:id="41" w:author="Daphne Bitalo" w:date="2026-08-28T10:11:00Z" w16du:dateUtc="2026-08-28T07:11:00Z"/>
          <w:sz w:val="24"/>
          <w:szCs w:val="24"/>
        </w:rPr>
      </w:pPr>
      <w:del w:id="42" w:author="Daphne Bitalo" w:date="2026-08-28T10:11:00Z" w16du:dateUtc="2026-08-28T07:11:00Z">
        <w:r w:rsidRPr="00EB23D1" w:rsidDel="00CD3982">
          <w:rPr>
            <w:sz w:val="24"/>
            <w:szCs w:val="24"/>
          </w:rPr>
          <w:delText>Department of Computing and Technology</w:delText>
        </w:r>
      </w:del>
    </w:p>
    <w:p w14:paraId="79A6CC91" w14:textId="442117F5" w:rsidR="008D52E0" w:rsidRPr="00EB23D1" w:rsidDel="00CD3982" w:rsidRDefault="00000000">
      <w:pPr>
        <w:spacing w:line="480" w:lineRule="auto"/>
        <w:jc w:val="center"/>
        <w:rPr>
          <w:del w:id="43" w:author="Daphne Bitalo" w:date="2026-08-28T10:11:00Z" w16du:dateUtc="2026-08-28T07:11:00Z"/>
          <w:sz w:val="24"/>
          <w:szCs w:val="24"/>
        </w:rPr>
      </w:pPr>
      <w:del w:id="44" w:author="Daphne Bitalo" w:date="2026-08-28T10:11:00Z" w16du:dateUtc="2026-08-28T07:11:00Z">
        <w:r w:rsidRPr="00EB23D1" w:rsidDel="00CD3982">
          <w:rPr>
            <w:sz w:val="24"/>
            <w:szCs w:val="24"/>
          </w:rPr>
          <w:delText>Uganda Christian University, Mukono, Uganda</w:delText>
        </w:r>
      </w:del>
    </w:p>
    <w:p w14:paraId="0F02D36F" w14:textId="41DCDB1F" w:rsidR="008D52E0" w:rsidRPr="00EB23D1" w:rsidDel="00CD3982" w:rsidRDefault="00000000">
      <w:pPr>
        <w:spacing w:line="480" w:lineRule="auto"/>
        <w:jc w:val="center"/>
        <w:rPr>
          <w:del w:id="45" w:author="Daphne Bitalo" w:date="2026-08-28T10:11:00Z" w16du:dateUtc="2026-08-28T07:11:00Z"/>
          <w:sz w:val="24"/>
          <w:szCs w:val="24"/>
        </w:rPr>
      </w:pPr>
      <w:del w:id="46" w:author="Daphne Bitalo" w:date="2026-08-28T10:11:00Z" w16du:dateUtc="2026-08-28T07:11:00Z">
        <w:r w:rsidRPr="00EB23D1" w:rsidDel="00CD3982">
          <w:rPr>
            <w:sz w:val="24"/>
            <w:szCs w:val="24"/>
          </w:rPr>
          <w:delText>dbitalo@ucu.ac.ug</w:delText>
        </w:r>
      </w:del>
    </w:p>
    <w:p w14:paraId="7A760D6E" w14:textId="77777777" w:rsidR="008D52E0" w:rsidRPr="00EB23D1" w:rsidRDefault="008D52E0">
      <w:pPr>
        <w:spacing w:line="480" w:lineRule="auto"/>
        <w:rPr>
          <w:sz w:val="24"/>
          <w:szCs w:val="24"/>
        </w:rPr>
      </w:pPr>
    </w:p>
    <w:p w14:paraId="6A0C4CB9" w14:textId="77777777" w:rsidR="00EB23D1" w:rsidRPr="00EB23D1" w:rsidRDefault="00EB23D1">
      <w:pPr>
        <w:rPr>
          <w:sz w:val="24"/>
          <w:szCs w:val="24"/>
        </w:rPr>
      </w:pPr>
      <w:r w:rsidRPr="00EB23D1">
        <w:rPr>
          <w:sz w:val="24"/>
          <w:szCs w:val="24"/>
        </w:rPr>
        <w:br w:type="page"/>
      </w:r>
    </w:p>
    <w:p w14:paraId="57E95710" w14:textId="77777777" w:rsidR="008D52E0" w:rsidRPr="00EB23D1" w:rsidRDefault="008D52E0">
      <w:pPr>
        <w:spacing w:line="480" w:lineRule="auto"/>
        <w:jc w:val="center"/>
        <w:rPr>
          <w:sz w:val="24"/>
          <w:szCs w:val="24"/>
        </w:rPr>
      </w:pPr>
    </w:p>
    <w:p w14:paraId="3D1FE09E" w14:textId="2ABD80C2" w:rsidR="008D52E0" w:rsidRPr="00EB23D1" w:rsidRDefault="00000000">
      <w:pPr>
        <w:spacing w:line="480" w:lineRule="auto"/>
        <w:rPr>
          <w:sz w:val="24"/>
          <w:szCs w:val="24"/>
        </w:rPr>
      </w:pPr>
      <w:r w:rsidRPr="00EB23D1">
        <w:rPr>
          <w:b/>
          <w:bCs/>
          <w:sz w:val="24"/>
          <w:szCs w:val="24"/>
        </w:rPr>
        <w:t>Author Contributions:</w:t>
      </w:r>
    </w:p>
    <w:p w14:paraId="0EBABE8A" w14:textId="77777777" w:rsidR="00213B35" w:rsidRDefault="00000000">
      <w:pPr>
        <w:spacing w:line="480" w:lineRule="auto"/>
        <w:jc w:val="both"/>
        <w:rPr>
          <w:ins w:id="47" w:author="Daphne Bitalo" w:date="2026-08-28T10:20:00Z" w16du:dateUtc="2026-08-28T07:20:00Z"/>
          <w:sz w:val="24"/>
          <w:szCs w:val="24"/>
        </w:rPr>
      </w:pPr>
      <w:r w:rsidRPr="00EB23D1">
        <w:rPr>
          <w:sz w:val="24"/>
          <w:szCs w:val="24"/>
        </w:rPr>
        <w:t xml:space="preserve">Remmy Bisimbeko: Conceptualization, Data curation, Formal analysis, Investigation, Methodology, Software, Visualization, Writing – original draft. </w:t>
      </w:r>
    </w:p>
    <w:p w14:paraId="0AF8F0FB" w14:textId="77FC87B5" w:rsidR="008D52E0" w:rsidRPr="00EB23D1" w:rsidRDefault="00000000">
      <w:pPr>
        <w:spacing w:line="480" w:lineRule="auto"/>
        <w:jc w:val="both"/>
        <w:rPr>
          <w:sz w:val="24"/>
          <w:szCs w:val="24"/>
        </w:rPr>
      </w:pPr>
      <w:r w:rsidRPr="00EB23D1">
        <w:rPr>
          <w:sz w:val="24"/>
          <w:szCs w:val="24"/>
        </w:rPr>
        <w:t xml:space="preserve">Daphne Nyachaki Bitalo: Supervision, </w:t>
      </w:r>
      <w:ins w:id="48" w:author="Daphne Bitalo" w:date="2026-08-28T10:22:00Z" w16du:dateUtc="2026-08-28T07:22:00Z">
        <w:r w:rsidR="00213B35">
          <w:rPr>
            <w:sz w:val="24"/>
            <w:szCs w:val="24"/>
          </w:rPr>
          <w:t>Conceptualization</w:t>
        </w:r>
      </w:ins>
      <w:ins w:id="49" w:author="Daphne Bitalo" w:date="2026-08-28T10:23:00Z" w16du:dateUtc="2026-08-28T07:23:00Z">
        <w:r w:rsidR="00213B35">
          <w:rPr>
            <w:sz w:val="24"/>
            <w:szCs w:val="24"/>
          </w:rPr>
          <w:t>,</w:t>
        </w:r>
      </w:ins>
      <w:ins w:id="50" w:author="Daphne Bitalo" w:date="2026-08-28T10:22:00Z" w16du:dateUtc="2026-08-28T07:22:00Z">
        <w:r w:rsidR="00213B35">
          <w:rPr>
            <w:sz w:val="24"/>
            <w:szCs w:val="24"/>
          </w:rPr>
          <w:t xml:space="preserve"> </w:t>
        </w:r>
      </w:ins>
      <w:r w:rsidRPr="00EB23D1">
        <w:rPr>
          <w:sz w:val="24"/>
          <w:szCs w:val="24"/>
        </w:rPr>
        <w:t>Validation, Writing – review and editing.</w:t>
      </w:r>
    </w:p>
    <w:p w14:paraId="0B419006" w14:textId="77777777" w:rsidR="008D52E0" w:rsidRPr="00EB23D1" w:rsidRDefault="008D52E0">
      <w:pPr>
        <w:spacing w:line="480" w:lineRule="auto"/>
        <w:rPr>
          <w:sz w:val="24"/>
          <w:szCs w:val="24"/>
        </w:rPr>
      </w:pPr>
    </w:p>
    <w:p w14:paraId="6D3EEA8D" w14:textId="77777777" w:rsidR="008D52E0" w:rsidRPr="00EB23D1" w:rsidRDefault="00000000">
      <w:pPr>
        <w:spacing w:line="480" w:lineRule="auto"/>
        <w:rPr>
          <w:sz w:val="24"/>
          <w:szCs w:val="24"/>
        </w:rPr>
      </w:pPr>
      <w:r w:rsidRPr="00EB23D1">
        <w:rPr>
          <w:b/>
          <w:bCs/>
          <w:sz w:val="24"/>
          <w:szCs w:val="24"/>
        </w:rPr>
        <w:t>Funding:</w:t>
      </w:r>
    </w:p>
    <w:p w14:paraId="21B92227" w14:textId="77777777" w:rsidR="008D52E0" w:rsidRPr="00EB23D1" w:rsidRDefault="00000000">
      <w:pPr>
        <w:spacing w:line="480" w:lineRule="auto"/>
        <w:jc w:val="both"/>
        <w:rPr>
          <w:sz w:val="24"/>
          <w:szCs w:val="24"/>
        </w:rPr>
      </w:pPr>
      <w:r w:rsidRPr="00EB23D1">
        <w:rPr>
          <w:sz w:val="24"/>
          <w:szCs w:val="24"/>
        </w:rPr>
        <w:t>This research did not receive any specific grant from funding agencies in the public, commercial, or not-for-profit sectors.</w:t>
      </w:r>
    </w:p>
    <w:p w14:paraId="56600078" w14:textId="77777777" w:rsidR="008D52E0" w:rsidRPr="00EB23D1" w:rsidRDefault="008D52E0">
      <w:pPr>
        <w:spacing w:line="480" w:lineRule="auto"/>
        <w:rPr>
          <w:sz w:val="24"/>
          <w:szCs w:val="24"/>
        </w:rPr>
      </w:pPr>
    </w:p>
    <w:p w14:paraId="3BFECE51" w14:textId="77777777" w:rsidR="008D52E0" w:rsidRPr="00EB23D1" w:rsidRDefault="00000000">
      <w:pPr>
        <w:spacing w:line="480" w:lineRule="auto"/>
        <w:rPr>
          <w:sz w:val="24"/>
          <w:szCs w:val="24"/>
        </w:rPr>
      </w:pPr>
      <w:r w:rsidRPr="00EB23D1">
        <w:rPr>
          <w:b/>
          <w:bCs/>
          <w:sz w:val="24"/>
          <w:szCs w:val="24"/>
        </w:rPr>
        <w:t>Declaration of competing interests:</w:t>
      </w:r>
    </w:p>
    <w:p w14:paraId="393DC148" w14:textId="77777777" w:rsidR="008D52E0" w:rsidRPr="00EB23D1" w:rsidRDefault="00000000">
      <w:pPr>
        <w:spacing w:line="480" w:lineRule="auto"/>
        <w:jc w:val="both"/>
        <w:rPr>
          <w:sz w:val="24"/>
          <w:szCs w:val="24"/>
        </w:rPr>
      </w:pPr>
      <w:r w:rsidRPr="00EB23D1">
        <w:rPr>
          <w:sz w:val="24"/>
          <w:szCs w:val="24"/>
        </w:rPr>
        <w:t xml:space="preserve">The authors declare that the first author is an employee of Airtel Uganda Limited. The dataset was obtained under a formal </w:t>
      </w:r>
      <w:commentRangeStart w:id="51"/>
      <w:r w:rsidRPr="00EB23D1">
        <w:rPr>
          <w:sz w:val="24"/>
          <w:szCs w:val="24"/>
        </w:rPr>
        <w:t>Data Use Agreement</w:t>
      </w:r>
      <w:commentRangeEnd w:id="51"/>
      <w:r w:rsidR="00861F6D" w:rsidRPr="00EB23D1">
        <w:rPr>
          <w:rStyle w:val="CommentReference"/>
          <w:sz w:val="24"/>
          <w:szCs w:val="24"/>
        </w:rPr>
        <w:commentReference w:id="51"/>
      </w:r>
      <w:r w:rsidRPr="00EB23D1">
        <w:rPr>
          <w:sz w:val="24"/>
          <w:szCs w:val="24"/>
        </w:rPr>
        <w:t>. All findings are the authors' independent academic analysis and do not represent the views of Airtel Uganda Limited.</w:t>
      </w:r>
    </w:p>
    <w:p w14:paraId="112CC86B" w14:textId="77777777" w:rsidR="008D52E0" w:rsidRPr="00EB23D1" w:rsidRDefault="008D52E0">
      <w:pPr>
        <w:spacing w:line="480" w:lineRule="auto"/>
        <w:rPr>
          <w:sz w:val="24"/>
          <w:szCs w:val="24"/>
        </w:rPr>
      </w:pPr>
    </w:p>
    <w:p w14:paraId="7E115B80" w14:textId="77777777" w:rsidR="008D52E0" w:rsidRPr="00EB23D1" w:rsidRDefault="00000000">
      <w:pPr>
        <w:spacing w:line="480" w:lineRule="auto"/>
        <w:rPr>
          <w:sz w:val="24"/>
          <w:szCs w:val="24"/>
        </w:rPr>
      </w:pPr>
      <w:r w:rsidRPr="00EB23D1">
        <w:rPr>
          <w:b/>
          <w:bCs/>
          <w:sz w:val="24"/>
          <w:szCs w:val="24"/>
        </w:rPr>
        <w:t>Declaration of generative AI use:</w:t>
      </w:r>
    </w:p>
    <w:p w14:paraId="7AF04B43" w14:textId="77777777" w:rsidR="008D52E0" w:rsidRPr="00EB23D1" w:rsidRDefault="00000000">
      <w:pPr>
        <w:spacing w:line="480" w:lineRule="auto"/>
        <w:jc w:val="both"/>
        <w:rPr>
          <w:sz w:val="24"/>
          <w:szCs w:val="24"/>
        </w:rPr>
      </w:pPr>
      <w:r w:rsidRPr="00EB23D1">
        <w:rPr>
          <w:sz w:val="24"/>
          <w:szCs w:val="24"/>
        </w:rPr>
        <w:t>During the preparation of this work the authors used Claude (Anthropic) to support literature organisation, grammar proofreading, and language consistency checking, and Grammarly for copyediting. The authors reviewed and edited all content and take full responsibility for the published article.</w:t>
      </w:r>
    </w:p>
    <w:p w14:paraId="6F843CA7" w14:textId="77777777" w:rsidR="008D52E0" w:rsidRPr="00EB23D1" w:rsidRDefault="008D52E0">
      <w:pPr>
        <w:spacing w:line="480" w:lineRule="auto"/>
        <w:rPr>
          <w:sz w:val="24"/>
          <w:szCs w:val="24"/>
        </w:rPr>
      </w:pPr>
    </w:p>
    <w:p w14:paraId="3F17C17D" w14:textId="77777777" w:rsidR="008D52E0" w:rsidRPr="00EB23D1" w:rsidRDefault="00000000">
      <w:pPr>
        <w:spacing w:line="480" w:lineRule="auto"/>
        <w:rPr>
          <w:sz w:val="24"/>
          <w:szCs w:val="24"/>
        </w:rPr>
      </w:pPr>
      <w:r w:rsidRPr="00EB23D1">
        <w:rPr>
          <w:b/>
          <w:bCs/>
          <w:sz w:val="24"/>
          <w:szCs w:val="24"/>
        </w:rPr>
        <w:t>Data availability:</w:t>
      </w:r>
    </w:p>
    <w:p w14:paraId="0D66A4C4" w14:textId="77777777" w:rsidR="008D52E0" w:rsidRPr="00EB23D1" w:rsidRDefault="00000000">
      <w:pPr>
        <w:spacing w:line="480" w:lineRule="auto"/>
        <w:jc w:val="both"/>
        <w:rPr>
          <w:sz w:val="24"/>
          <w:szCs w:val="24"/>
        </w:rPr>
      </w:pPr>
      <w:r w:rsidRPr="00EB23D1">
        <w:rPr>
          <w:sz w:val="24"/>
          <w:szCs w:val="24"/>
        </w:rPr>
        <w:lastRenderedPageBreak/>
        <w:t>The analytical codebase, feature engineering pipeline, and model outputs are publicly available at: https://github.com/RemmyBisimbeko/Data-Science/tree/main/SEM%204/Thesis. Raw subscriber data cannot be shared publicly due to the Data Use Agreement with Airtel Uganda Limited.</w:t>
      </w:r>
    </w:p>
    <w:p w14:paraId="35CBAA34" w14:textId="77777777" w:rsidR="008D52E0" w:rsidRPr="00EB23D1" w:rsidRDefault="00000000">
      <w:pPr>
        <w:rPr>
          <w:sz w:val="24"/>
          <w:szCs w:val="24"/>
        </w:rPr>
      </w:pPr>
      <w:r w:rsidRPr="00EB23D1">
        <w:rPr>
          <w:sz w:val="24"/>
          <w:szCs w:val="24"/>
        </w:rPr>
        <w:br/>
      </w:r>
    </w:p>
    <w:p w14:paraId="21CC2688" w14:textId="77777777" w:rsidR="008D52E0" w:rsidRPr="00EB23D1" w:rsidRDefault="008D52E0">
      <w:pPr>
        <w:spacing w:line="480" w:lineRule="auto"/>
        <w:rPr>
          <w:b/>
          <w:bCs/>
          <w:sz w:val="24"/>
          <w:szCs w:val="24"/>
        </w:rPr>
      </w:pPr>
    </w:p>
    <w:p w14:paraId="03DD218A" w14:textId="555C6700" w:rsidR="00EB23D1" w:rsidRPr="00EB23D1" w:rsidRDefault="00EB23D1" w:rsidP="00EB23D1">
      <w:pPr>
        <w:rPr>
          <w:b/>
          <w:bCs/>
          <w:sz w:val="24"/>
          <w:szCs w:val="24"/>
        </w:rPr>
      </w:pPr>
      <w:r w:rsidRPr="00EB23D1">
        <w:rPr>
          <w:b/>
          <w:bCs/>
          <w:sz w:val="24"/>
          <w:szCs w:val="24"/>
        </w:rPr>
        <w:br w:type="page"/>
      </w:r>
    </w:p>
    <w:p w14:paraId="2FEEEF2C" w14:textId="77777777" w:rsidR="008D52E0" w:rsidRPr="00EB23D1" w:rsidRDefault="00000000">
      <w:pPr>
        <w:spacing w:line="480" w:lineRule="auto"/>
        <w:jc w:val="center"/>
        <w:rPr>
          <w:sz w:val="24"/>
          <w:szCs w:val="24"/>
        </w:rPr>
      </w:pPr>
      <w:r w:rsidRPr="00EB23D1">
        <w:rPr>
          <w:b/>
          <w:bCs/>
          <w:sz w:val="24"/>
          <w:szCs w:val="24"/>
        </w:rPr>
        <w:lastRenderedPageBreak/>
        <w:t>Abstract</w:t>
      </w:r>
    </w:p>
    <w:p w14:paraId="7C5A3490" w14:textId="77777777" w:rsidR="008D52E0" w:rsidRPr="00EB23D1" w:rsidRDefault="008D52E0">
      <w:pPr>
        <w:spacing w:line="480" w:lineRule="auto"/>
        <w:rPr>
          <w:sz w:val="24"/>
          <w:szCs w:val="24"/>
        </w:rPr>
      </w:pPr>
    </w:p>
    <w:p w14:paraId="2B9F6064" w14:textId="77777777" w:rsidR="008D52E0" w:rsidRPr="00EB23D1" w:rsidRDefault="00000000">
      <w:pPr>
        <w:spacing w:line="480" w:lineRule="auto"/>
        <w:jc w:val="both"/>
        <w:rPr>
          <w:sz w:val="24"/>
          <w:szCs w:val="24"/>
        </w:rPr>
      </w:pPr>
      <w:r w:rsidRPr="00EB23D1">
        <w:rPr>
          <w:sz w:val="24"/>
          <w:szCs w:val="24"/>
        </w:rPr>
        <w:t>Mobile network operators in Sub-Saharan Africa rely on Average Revenue Per User (ARPU)-banded segmentation to deliver voice bundle promotions, yielding campaign conversion rates below 3%. This study develops and validates a machine learning classification framework for personalised voice bundle recommendation using real transactional data from 1,458,900 Airtel Uganda prepaid subscribers. XGBoost achieved a weighted F1-Score of 0.661 on an 8-class hold-out test, a 5.4-fold improvement over a random baseline. The central finding is that spending efficiency — Spend per Minute (revenue divided by outgoing minutes used) — is the second most predictive attribute (6.57%), ahead of raw call counts, directly challenging the adequacy of ARPU banding. Voice Intensity (calls per active day) provides a real-time, network-observable trigger signal without new infrastructure. Practitioner interviews confirm operational feasibility. The framework projects a four- to five-fold conversion rate improvement and 9% ARPU uplift, constituting the first empirically validated machine learning bundle recommendation framework built on real Ugandan operator data.</w:t>
      </w:r>
    </w:p>
    <w:p w14:paraId="1C419B58" w14:textId="77777777" w:rsidR="008D52E0" w:rsidRPr="00EB23D1" w:rsidRDefault="008D52E0">
      <w:pPr>
        <w:spacing w:line="480" w:lineRule="auto"/>
        <w:rPr>
          <w:sz w:val="24"/>
          <w:szCs w:val="24"/>
        </w:rPr>
      </w:pPr>
    </w:p>
    <w:p w14:paraId="1BF14F98" w14:textId="1E37D768" w:rsidR="008D52E0" w:rsidRPr="00EB23D1" w:rsidRDefault="00000000">
      <w:pPr>
        <w:spacing w:line="480" w:lineRule="auto"/>
        <w:rPr>
          <w:sz w:val="24"/>
          <w:szCs w:val="24"/>
        </w:rPr>
      </w:pPr>
      <w:r w:rsidRPr="00EB23D1">
        <w:rPr>
          <w:sz w:val="24"/>
          <w:szCs w:val="24"/>
        </w:rPr>
        <w:t xml:space="preserve">Keywords: machine learning; voice bundle recommendation; customer segmentation; XGBoost; prepaid telecom; </w:t>
      </w:r>
      <w:ins w:id="52" w:author="Daphne Bitalo" w:date="2026-08-28T10:33:00Z" w16du:dateUtc="2026-08-28T07:33:00Z">
        <w:r w:rsidR="00897DAB">
          <w:rPr>
            <w:sz w:val="24"/>
            <w:szCs w:val="24"/>
          </w:rPr>
          <w:t>Ugand</w:t>
        </w:r>
      </w:ins>
      <w:ins w:id="53" w:author="Daphne Bitalo" w:date="2026-08-28T10:34:00Z" w16du:dateUtc="2026-08-28T07:34:00Z">
        <w:r w:rsidR="00897DAB">
          <w:rPr>
            <w:sz w:val="24"/>
            <w:szCs w:val="24"/>
          </w:rPr>
          <w:t>a</w:t>
        </w:r>
      </w:ins>
      <w:del w:id="54" w:author="Daphne Bitalo" w:date="2026-08-28T10:33:00Z" w16du:dateUtc="2026-08-28T07:33:00Z">
        <w:r w:rsidRPr="00EB23D1" w:rsidDel="00897DAB">
          <w:rPr>
            <w:sz w:val="24"/>
            <w:szCs w:val="24"/>
          </w:rPr>
          <w:delText>Sub-Saharan Africa</w:delText>
        </w:r>
      </w:del>
    </w:p>
    <w:p w14:paraId="13873EC8" w14:textId="77777777" w:rsidR="008D52E0" w:rsidRPr="00EB23D1" w:rsidRDefault="008D52E0">
      <w:pPr>
        <w:spacing w:line="480" w:lineRule="auto"/>
        <w:rPr>
          <w:sz w:val="24"/>
          <w:szCs w:val="24"/>
        </w:rPr>
      </w:pPr>
    </w:p>
    <w:p w14:paraId="468039D9" w14:textId="77777777" w:rsidR="008D52E0" w:rsidRPr="00EB23D1" w:rsidRDefault="00000000">
      <w:pPr>
        <w:spacing w:line="480" w:lineRule="auto"/>
        <w:rPr>
          <w:sz w:val="24"/>
          <w:szCs w:val="24"/>
        </w:rPr>
      </w:pPr>
      <w:r w:rsidRPr="00EB23D1">
        <w:rPr>
          <w:b/>
          <w:bCs/>
          <w:sz w:val="24"/>
          <w:szCs w:val="24"/>
        </w:rPr>
        <w:t>Highlights:</w:t>
      </w:r>
    </w:p>
    <w:p w14:paraId="403826B4" w14:textId="77777777" w:rsidR="008D52E0" w:rsidRPr="00EB23D1" w:rsidRDefault="00000000">
      <w:pPr>
        <w:spacing w:line="480" w:lineRule="auto"/>
        <w:rPr>
          <w:sz w:val="24"/>
          <w:szCs w:val="24"/>
        </w:rPr>
      </w:pPr>
      <w:r w:rsidRPr="00EB23D1">
        <w:rPr>
          <w:sz w:val="24"/>
          <w:szCs w:val="24"/>
        </w:rPr>
        <w:t>• Spending efficiency (Spend per Minute) outranks absolute revenue for bundle tier prediction</w:t>
      </w:r>
    </w:p>
    <w:p w14:paraId="45319E4F" w14:textId="77777777" w:rsidR="008D52E0" w:rsidRPr="00EB23D1" w:rsidRDefault="00000000">
      <w:pPr>
        <w:spacing w:line="480" w:lineRule="auto"/>
        <w:rPr>
          <w:sz w:val="24"/>
          <w:szCs w:val="24"/>
        </w:rPr>
      </w:pPr>
      <w:r w:rsidRPr="00EB23D1">
        <w:rPr>
          <w:sz w:val="24"/>
          <w:szCs w:val="24"/>
        </w:rPr>
        <w:t>• XGBoost achieves 5.4× improvement over random baseline on 8-class classification</w:t>
      </w:r>
    </w:p>
    <w:p w14:paraId="1B930B27" w14:textId="77777777" w:rsidR="008D52E0" w:rsidRPr="00EB23D1" w:rsidRDefault="00000000">
      <w:pPr>
        <w:spacing w:line="480" w:lineRule="auto"/>
        <w:rPr>
          <w:sz w:val="24"/>
          <w:szCs w:val="24"/>
        </w:rPr>
      </w:pPr>
      <w:r w:rsidRPr="00EB23D1">
        <w:rPr>
          <w:sz w:val="24"/>
          <w:szCs w:val="24"/>
        </w:rPr>
        <w:lastRenderedPageBreak/>
        <w:t>• Classification-based recommendation overcomes collaborative filtering cold-start limitations in prepaid markets</w:t>
      </w:r>
    </w:p>
    <w:p w14:paraId="731F9176" w14:textId="77777777" w:rsidR="008D52E0" w:rsidRPr="00EB23D1" w:rsidRDefault="00000000">
      <w:pPr>
        <w:spacing w:line="480" w:lineRule="auto"/>
        <w:rPr>
          <w:sz w:val="24"/>
          <w:szCs w:val="24"/>
        </w:rPr>
      </w:pPr>
      <w:r w:rsidRPr="00EB23D1">
        <w:rPr>
          <w:sz w:val="24"/>
          <w:szCs w:val="24"/>
        </w:rPr>
        <w:t>• Voice Intensity provides a real-time network-observable trigger requiring no new infrastructure</w:t>
      </w:r>
    </w:p>
    <w:p w14:paraId="1D1C41D9" w14:textId="77777777" w:rsidR="008D52E0" w:rsidRPr="00EB23D1" w:rsidRDefault="00000000">
      <w:pPr>
        <w:spacing w:line="480" w:lineRule="auto"/>
        <w:rPr>
          <w:sz w:val="24"/>
          <w:szCs w:val="24"/>
        </w:rPr>
      </w:pPr>
      <w:r w:rsidRPr="00EB23D1">
        <w:rPr>
          <w:sz w:val="24"/>
          <w:szCs w:val="24"/>
        </w:rPr>
        <w:t>• First ML bundle recommendation framework validated on real data from a Ugandan mobile network operator</w:t>
      </w:r>
    </w:p>
    <w:p w14:paraId="6016DD8C" w14:textId="77777777" w:rsidR="008D52E0" w:rsidRPr="00EB23D1" w:rsidRDefault="00000000">
      <w:pPr>
        <w:rPr>
          <w:sz w:val="24"/>
          <w:szCs w:val="24"/>
        </w:rPr>
      </w:pPr>
      <w:r w:rsidRPr="00EB23D1">
        <w:rPr>
          <w:sz w:val="24"/>
          <w:szCs w:val="24"/>
        </w:rPr>
        <w:br/>
      </w:r>
    </w:p>
    <w:p w14:paraId="6E66551C" w14:textId="77777777" w:rsidR="00EB23D1" w:rsidRPr="00EB23D1" w:rsidRDefault="00EB23D1">
      <w:pPr>
        <w:rPr>
          <w:b/>
          <w:bCs/>
          <w:sz w:val="24"/>
          <w:szCs w:val="24"/>
        </w:rPr>
      </w:pPr>
      <w:r w:rsidRPr="00EB23D1">
        <w:rPr>
          <w:b/>
          <w:bCs/>
          <w:sz w:val="24"/>
          <w:szCs w:val="24"/>
        </w:rPr>
        <w:br w:type="page"/>
      </w:r>
    </w:p>
    <w:p w14:paraId="683E3B25" w14:textId="54E849DC" w:rsidR="008D52E0" w:rsidRPr="00EB23D1" w:rsidRDefault="00000000">
      <w:pPr>
        <w:spacing w:line="480" w:lineRule="auto"/>
        <w:jc w:val="center"/>
        <w:rPr>
          <w:sz w:val="24"/>
          <w:szCs w:val="24"/>
        </w:rPr>
      </w:pPr>
      <w:r w:rsidRPr="00EB23D1">
        <w:rPr>
          <w:b/>
          <w:bCs/>
          <w:sz w:val="24"/>
          <w:szCs w:val="24"/>
        </w:rPr>
        <w:lastRenderedPageBreak/>
        <w:t>Spending Efficiency Over Spending Volume: A Machine Learning Framework</w:t>
      </w:r>
    </w:p>
    <w:p w14:paraId="366FDAE0" w14:textId="77777777" w:rsidR="008D52E0" w:rsidRPr="00EB23D1" w:rsidRDefault="00000000">
      <w:pPr>
        <w:spacing w:line="480" w:lineRule="auto"/>
        <w:jc w:val="center"/>
        <w:rPr>
          <w:sz w:val="24"/>
          <w:szCs w:val="24"/>
        </w:rPr>
      </w:pPr>
      <w:r w:rsidRPr="00EB23D1">
        <w:rPr>
          <w:b/>
          <w:bCs/>
          <w:sz w:val="24"/>
          <w:szCs w:val="24"/>
        </w:rPr>
        <w:t>for Personalised Voice Bundle Recommendation in Emerging Prepaid Markets</w:t>
      </w:r>
    </w:p>
    <w:p w14:paraId="7C2C9472" w14:textId="77777777" w:rsidR="008D52E0" w:rsidRPr="00EB23D1" w:rsidRDefault="008D52E0">
      <w:pPr>
        <w:spacing w:line="480" w:lineRule="auto"/>
        <w:rPr>
          <w:sz w:val="24"/>
          <w:szCs w:val="24"/>
        </w:rPr>
      </w:pPr>
    </w:p>
    <w:p w14:paraId="5547C7C8" w14:textId="77777777" w:rsidR="008D52E0" w:rsidRPr="00EB23D1" w:rsidRDefault="00000000">
      <w:pPr>
        <w:spacing w:before="240" w:line="480" w:lineRule="auto"/>
        <w:rPr>
          <w:sz w:val="24"/>
          <w:szCs w:val="24"/>
        </w:rPr>
      </w:pPr>
      <w:r w:rsidRPr="00EB23D1">
        <w:rPr>
          <w:b/>
          <w:bCs/>
          <w:sz w:val="24"/>
          <w:szCs w:val="24"/>
        </w:rPr>
        <w:t>1. Introduction</w:t>
      </w:r>
    </w:p>
    <w:p w14:paraId="3DC832ED" w14:textId="0BB1C1F1" w:rsidR="008D52E0" w:rsidRPr="00EB23D1" w:rsidRDefault="00000000">
      <w:pPr>
        <w:spacing w:line="480" w:lineRule="auto"/>
        <w:jc w:val="both"/>
        <w:rPr>
          <w:sz w:val="24"/>
          <w:szCs w:val="24"/>
        </w:rPr>
      </w:pPr>
      <w:commentRangeStart w:id="55"/>
      <w:r w:rsidRPr="00EB23D1">
        <w:rPr>
          <w:sz w:val="24"/>
          <w:szCs w:val="24"/>
        </w:rPr>
        <w:t>Mobile telecommunications in Sub-Saharan Africa is characterised by predominantly prepaid subscriber bases, high monthly churn rates, and intensely competitive markets</w:t>
      </w:r>
      <w:commentRangeEnd w:id="55"/>
      <w:r w:rsidR="009E40E6" w:rsidRPr="00EB23D1">
        <w:rPr>
          <w:rStyle w:val="CommentReference"/>
          <w:sz w:val="24"/>
          <w:szCs w:val="24"/>
        </w:rPr>
        <w:commentReference w:id="55"/>
      </w:r>
      <w:r w:rsidRPr="00EB23D1">
        <w:rPr>
          <w:sz w:val="24"/>
          <w:szCs w:val="24"/>
        </w:rPr>
        <w:t xml:space="preserve">. In Uganda, the leading mobile network operator holds approximately 47% market share across 10.5 million active subscribers yet faces monthly churn of 3–5% (Uganda Communications Commission, 2024). The operator offers over 150 distinct voice bundle products, but delivers promotional recommendations through an </w:t>
      </w:r>
      <w:ins w:id="56" w:author="Daphne Bitalo" w:date="2026-08-28T09:17:00Z" w16du:dateUtc="2026-08-28T06:17:00Z">
        <w:r w:rsidR="009E40E6" w:rsidRPr="00EB23D1">
          <w:rPr>
            <w:sz w:val="24"/>
            <w:szCs w:val="24"/>
          </w:rPr>
          <w:t xml:space="preserve">Average Revenue Per User </w:t>
        </w:r>
        <w:r w:rsidR="009E40E6">
          <w:rPr>
            <w:sz w:val="24"/>
            <w:szCs w:val="24"/>
          </w:rPr>
          <w:t>(</w:t>
        </w:r>
      </w:ins>
      <w:r w:rsidRPr="00EB23D1">
        <w:rPr>
          <w:sz w:val="24"/>
          <w:szCs w:val="24"/>
        </w:rPr>
        <w:t>ARPU</w:t>
      </w:r>
      <w:ins w:id="57" w:author="Daphne Bitalo" w:date="2026-08-28T09:17:00Z" w16du:dateUtc="2026-08-28T06:17:00Z">
        <w:r w:rsidR="009E40E6">
          <w:rPr>
            <w:sz w:val="24"/>
            <w:szCs w:val="24"/>
          </w:rPr>
          <w:t>)</w:t>
        </w:r>
      </w:ins>
      <w:r w:rsidRPr="00EB23D1">
        <w:rPr>
          <w:sz w:val="24"/>
          <w:szCs w:val="24"/>
        </w:rPr>
        <w:t>-banded segmentation system that assigns identical offers to all subscribers within a revenue tier, regardless of individual behavioural differences. This approach yields campaign conversion rates below 3% and is estimated to waste approximately 20% of the marketing budget on untargeted communications (McKinsey &amp; Company, 2022).</w:t>
      </w:r>
    </w:p>
    <w:p w14:paraId="44567DD2" w14:textId="77777777" w:rsidR="008D52E0" w:rsidRPr="00EB23D1" w:rsidRDefault="008D52E0">
      <w:pPr>
        <w:spacing w:line="480" w:lineRule="auto"/>
        <w:rPr>
          <w:sz w:val="24"/>
          <w:szCs w:val="24"/>
        </w:rPr>
      </w:pPr>
    </w:p>
    <w:p w14:paraId="4525C551" w14:textId="6DA011A4" w:rsidR="008D52E0" w:rsidRPr="00EB23D1" w:rsidRDefault="00000000">
      <w:pPr>
        <w:spacing w:line="480" w:lineRule="auto"/>
        <w:jc w:val="both"/>
        <w:rPr>
          <w:sz w:val="24"/>
          <w:szCs w:val="24"/>
        </w:rPr>
      </w:pPr>
      <w:r w:rsidRPr="00EB23D1">
        <w:rPr>
          <w:sz w:val="24"/>
          <w:szCs w:val="24"/>
        </w:rPr>
        <w:t>The theoretical inadequacy of ARPU banding as a recommendation mechanism is well-established: ARPU is a lagging indicator reflecting historical revenue rather than current purchase intent, and it cannot distinguish subscribers who generate identical revenue through fundamentally different behavioural patterns (Kotler &amp; Keller, 2016). Despite this, the application of machine learning-based personalisation to African prepaid voice bundle recommendation remains largely absent from the published literature. Existing studies address churn prediction or general segmentation using publicly available benchmark datasets</w:t>
      </w:r>
      <w:ins w:id="58" w:author="Daphne Bitalo" w:date="2026-08-28T09:40:00Z" w16du:dateUtc="2026-08-28T06:40:00Z">
        <w:r w:rsidR="000C3D5B">
          <w:rPr>
            <w:sz w:val="24"/>
            <w:szCs w:val="24"/>
          </w:rPr>
          <w:t>-</w:t>
        </w:r>
      </w:ins>
      <w:del w:id="59" w:author="Daphne Bitalo" w:date="2026-08-28T09:40:00Z" w16du:dateUtc="2026-08-28T06:40:00Z">
        <w:r w:rsidRPr="00EB23D1" w:rsidDel="000C3D5B">
          <w:rPr>
            <w:sz w:val="24"/>
            <w:szCs w:val="24"/>
          </w:rPr>
          <w:delText xml:space="preserve"> —</w:delText>
        </w:r>
      </w:del>
      <w:del w:id="60" w:author="Daphne Bitalo" w:date="2026-08-28T09:41:00Z" w16du:dateUtc="2026-08-28T06:41:00Z">
        <w:r w:rsidRPr="00EB23D1" w:rsidDel="000C3D5B">
          <w:rPr>
            <w:sz w:val="24"/>
            <w:szCs w:val="24"/>
          </w:rPr>
          <w:delText xml:space="preserve"> </w:delText>
        </w:r>
      </w:del>
      <w:r w:rsidRPr="00EB23D1">
        <w:rPr>
          <w:sz w:val="24"/>
          <w:szCs w:val="24"/>
        </w:rPr>
        <w:t>none drawn from East African operators (Chang et al., 2024; Alotaibi &amp; Haq, 2024; Singh et al., 2025).</w:t>
      </w:r>
    </w:p>
    <w:p w14:paraId="550FA112" w14:textId="77777777" w:rsidR="008D52E0" w:rsidRPr="00EB23D1" w:rsidRDefault="008D52E0">
      <w:pPr>
        <w:spacing w:line="480" w:lineRule="auto"/>
        <w:rPr>
          <w:sz w:val="24"/>
          <w:szCs w:val="24"/>
        </w:rPr>
      </w:pPr>
    </w:p>
    <w:p w14:paraId="53A317EA" w14:textId="22128921" w:rsidR="008D52E0" w:rsidRPr="00EB23D1" w:rsidRDefault="00000000">
      <w:pPr>
        <w:spacing w:line="480" w:lineRule="auto"/>
        <w:jc w:val="both"/>
        <w:rPr>
          <w:sz w:val="24"/>
          <w:szCs w:val="24"/>
        </w:rPr>
      </w:pPr>
      <w:r w:rsidRPr="00EB23D1">
        <w:rPr>
          <w:sz w:val="24"/>
          <w:szCs w:val="24"/>
        </w:rPr>
        <w:lastRenderedPageBreak/>
        <w:t xml:space="preserve">This study addresses this gap by developing and validating a machine learning classification framework for personalised voice bundle recommendation using real, proprietary transactional data: 1,458,900 active prepaid subscribers across 738 voice and combo bundle products </w:t>
      </w:r>
      <w:ins w:id="61" w:author="Daphne Bitalo" w:date="2026-08-28T09:20:00Z" w16du:dateUtc="2026-08-28T06:20:00Z">
        <w:r w:rsidR="009E40E6">
          <w:rPr>
            <w:sz w:val="24"/>
            <w:szCs w:val="24"/>
          </w:rPr>
          <w:t>from</w:t>
        </w:r>
      </w:ins>
      <w:del w:id="62" w:author="Daphne Bitalo" w:date="2026-08-28T09:20:00Z" w16du:dateUtc="2026-08-28T06:20:00Z">
        <w:r w:rsidRPr="00EB23D1" w:rsidDel="009E40E6">
          <w:rPr>
            <w:sz w:val="24"/>
            <w:szCs w:val="24"/>
          </w:rPr>
          <w:delText>over</w:delText>
        </w:r>
      </w:del>
      <w:r w:rsidRPr="00EB23D1">
        <w:rPr>
          <w:sz w:val="24"/>
          <w:szCs w:val="24"/>
        </w:rPr>
        <w:t xml:space="preserve"> February</w:t>
      </w:r>
      <w:ins w:id="63" w:author="Daphne Bitalo" w:date="2026-08-28T09:21:00Z" w16du:dateUtc="2026-08-28T06:21:00Z">
        <w:r w:rsidR="00A22757">
          <w:rPr>
            <w:sz w:val="24"/>
            <w:szCs w:val="24"/>
          </w:rPr>
          <w:t xml:space="preserve"> to </w:t>
        </w:r>
      </w:ins>
      <w:del w:id="64" w:author="Daphne Bitalo" w:date="2026-08-28T09:21:00Z" w16du:dateUtc="2026-08-28T06:21:00Z">
        <w:r w:rsidRPr="00EB23D1" w:rsidDel="00A22757">
          <w:rPr>
            <w:sz w:val="24"/>
            <w:szCs w:val="24"/>
          </w:rPr>
          <w:delText>–</w:delText>
        </w:r>
      </w:del>
      <w:r w:rsidRPr="00EB23D1">
        <w:rPr>
          <w:sz w:val="24"/>
          <w:szCs w:val="24"/>
        </w:rPr>
        <w:t>April 2026. The central research question is: which customer behavioural attributes most effectively predict voice bundle segment membership, and which machine learning model most accurately classifies those attributes to enable personalised recommendation?</w:t>
      </w:r>
    </w:p>
    <w:p w14:paraId="32D946D2" w14:textId="77777777" w:rsidR="008D52E0" w:rsidRPr="00EB23D1" w:rsidRDefault="008D52E0">
      <w:pPr>
        <w:spacing w:line="480" w:lineRule="auto"/>
        <w:rPr>
          <w:sz w:val="24"/>
          <w:szCs w:val="24"/>
        </w:rPr>
      </w:pPr>
    </w:p>
    <w:p w14:paraId="547EC5D2" w14:textId="2491CB95" w:rsidR="008D52E0" w:rsidRPr="00EB23D1" w:rsidRDefault="00000000">
      <w:pPr>
        <w:spacing w:line="480" w:lineRule="auto"/>
        <w:jc w:val="both"/>
        <w:rPr>
          <w:sz w:val="24"/>
          <w:szCs w:val="24"/>
        </w:rPr>
      </w:pPr>
      <w:r w:rsidRPr="00EB23D1">
        <w:rPr>
          <w:sz w:val="24"/>
          <w:szCs w:val="24"/>
        </w:rPr>
        <w:t>The study makes four contributions. Empirically, it provides the first validated ML bundle recommendation framework built on real data from a Ugandan mobile operator. Theoretically, it identifies Spend per Minute —</w:t>
      </w:r>
      <w:ins w:id="65" w:author="Daphne Bitalo" w:date="2026-08-28T09:43:00Z" w16du:dateUtc="2026-08-28T06:43:00Z">
        <w:r w:rsidR="000C3D5B">
          <w:rPr>
            <w:sz w:val="24"/>
            <w:szCs w:val="24"/>
          </w:rPr>
          <w:t xml:space="preserve"> </w:t>
        </w:r>
      </w:ins>
      <w:r w:rsidRPr="00EB23D1">
        <w:rPr>
          <w:sz w:val="24"/>
          <w:szCs w:val="24"/>
        </w:rPr>
        <w:t xml:space="preserve"> revenue divided by outgoing minutes consumed —</w:t>
      </w:r>
      <w:ins w:id="66" w:author="Daphne Bitalo" w:date="2026-08-28T09:43:00Z" w16du:dateUtc="2026-08-28T06:43:00Z">
        <w:r w:rsidR="000C3D5B">
          <w:rPr>
            <w:sz w:val="24"/>
            <w:szCs w:val="24"/>
          </w:rPr>
          <w:t xml:space="preserve"> </w:t>
        </w:r>
      </w:ins>
      <w:r w:rsidRPr="00EB23D1">
        <w:rPr>
          <w:sz w:val="24"/>
          <w:szCs w:val="24"/>
        </w:rPr>
        <w:t xml:space="preserve"> as a stronger predictor of bundle tier than absolute revenue, directly challenging ARPU banding. Methodologically, it demonstrates that a classification-based recommendation paradigm is viable in sparse-interaction prepaid environments where collaborative filtering fails. Practically, it provides a real-time deployment trigger — Voice Intensity (calls per active day) — requiring no new data infrastructure.</w:t>
      </w:r>
    </w:p>
    <w:p w14:paraId="1E77F9D5" w14:textId="77777777" w:rsidR="008D52E0" w:rsidRPr="00EB23D1" w:rsidRDefault="008D52E0">
      <w:pPr>
        <w:spacing w:line="480" w:lineRule="auto"/>
        <w:rPr>
          <w:sz w:val="24"/>
          <w:szCs w:val="24"/>
        </w:rPr>
      </w:pPr>
    </w:p>
    <w:p w14:paraId="668F62C9" w14:textId="77777777" w:rsidR="00EB23D1" w:rsidRPr="00EB23D1" w:rsidRDefault="00EB23D1">
      <w:pPr>
        <w:rPr>
          <w:b/>
          <w:bCs/>
          <w:sz w:val="24"/>
          <w:szCs w:val="24"/>
        </w:rPr>
      </w:pPr>
      <w:r w:rsidRPr="00EB23D1">
        <w:rPr>
          <w:b/>
          <w:bCs/>
          <w:sz w:val="24"/>
          <w:szCs w:val="24"/>
        </w:rPr>
        <w:br w:type="page"/>
      </w:r>
    </w:p>
    <w:p w14:paraId="7BB83379" w14:textId="77BE9CB9" w:rsidR="008D52E0" w:rsidRPr="00EB23D1" w:rsidRDefault="00000000">
      <w:pPr>
        <w:spacing w:before="240" w:line="480" w:lineRule="auto"/>
        <w:rPr>
          <w:sz w:val="24"/>
          <w:szCs w:val="24"/>
        </w:rPr>
      </w:pPr>
      <w:r w:rsidRPr="00EB23D1">
        <w:rPr>
          <w:b/>
          <w:bCs/>
          <w:sz w:val="24"/>
          <w:szCs w:val="24"/>
        </w:rPr>
        <w:lastRenderedPageBreak/>
        <w:t>2. Theoretical Background and Literature Review</w:t>
      </w:r>
    </w:p>
    <w:p w14:paraId="649B93A7" w14:textId="77777777" w:rsidR="008D52E0" w:rsidRPr="00EB23D1" w:rsidRDefault="00000000">
      <w:pPr>
        <w:spacing w:before="120" w:line="480" w:lineRule="auto"/>
        <w:rPr>
          <w:sz w:val="24"/>
          <w:szCs w:val="24"/>
        </w:rPr>
      </w:pPr>
      <w:r w:rsidRPr="00EB23D1">
        <w:rPr>
          <w:b/>
          <w:bCs/>
          <w:i/>
          <w:iCs/>
          <w:sz w:val="24"/>
          <w:szCs w:val="24"/>
        </w:rPr>
        <w:t>2.1 Recommender System Paradigms in Sparse-Interaction Environments</w:t>
      </w:r>
    </w:p>
    <w:p w14:paraId="3F7C60AF" w14:textId="77777777" w:rsidR="008D52E0" w:rsidRPr="00EB23D1" w:rsidRDefault="00000000">
      <w:pPr>
        <w:spacing w:line="480" w:lineRule="auto"/>
        <w:jc w:val="both"/>
        <w:rPr>
          <w:sz w:val="24"/>
          <w:szCs w:val="24"/>
        </w:rPr>
      </w:pPr>
      <w:r w:rsidRPr="00EB23D1">
        <w:rPr>
          <w:sz w:val="24"/>
          <w:szCs w:val="24"/>
        </w:rPr>
        <w:t>Recommender systems are classified into three paradigms: collaborative filtering (CF), content-based filtering, and hybrid systems (Aggarwal, 2016; Deldjoo et al., 2024). CF generates recommendations from user–item interaction histories and dominates large-scale platforms (Koren et al., 2009). However, CF requires dense interaction matrices and fails in cold-start scenarios — conditions endemic in prepaid telecom markets where each subscriber interacts with a small fraction of the available catalogue and churn-driven new activations are frequent. Content-based filtering risks over-specialisation without detecting intent signals for higher-tier products.</w:t>
      </w:r>
    </w:p>
    <w:p w14:paraId="2195EC72" w14:textId="77777777" w:rsidR="008D52E0" w:rsidRPr="00EB23D1" w:rsidRDefault="008D52E0">
      <w:pPr>
        <w:spacing w:line="480" w:lineRule="auto"/>
        <w:rPr>
          <w:sz w:val="24"/>
          <w:szCs w:val="24"/>
        </w:rPr>
      </w:pPr>
    </w:p>
    <w:p w14:paraId="0F9CA736" w14:textId="77777777" w:rsidR="008D52E0" w:rsidRPr="00EB23D1" w:rsidRDefault="00000000">
      <w:pPr>
        <w:spacing w:line="480" w:lineRule="auto"/>
        <w:jc w:val="both"/>
        <w:rPr>
          <w:sz w:val="24"/>
          <w:szCs w:val="24"/>
        </w:rPr>
      </w:pPr>
      <w:r w:rsidRPr="00EB23D1">
        <w:rPr>
          <w:sz w:val="24"/>
          <w:szCs w:val="24"/>
        </w:rPr>
        <w:t>Classification-based recommendation, the paradigm adopted here, addresses both limitations. A supervised classifier predicts the value segment best characterising a subscriber's behavioural profile; the segment label drives the targeting rule. This requires only rich individual-level features — not interaction matrices — and its output is directly consumable by existing operator rules engines (Zhao et al., 2023; Singh et al., 2025). This approach is particularly suited to prepaid African markets characterised by data sparsity at the user-item level but richness at the user-attribute level.</w:t>
      </w:r>
    </w:p>
    <w:p w14:paraId="07C77546" w14:textId="77777777" w:rsidR="008D52E0" w:rsidRPr="00EB23D1" w:rsidRDefault="008D52E0">
      <w:pPr>
        <w:spacing w:line="480" w:lineRule="auto"/>
        <w:rPr>
          <w:sz w:val="24"/>
          <w:szCs w:val="24"/>
        </w:rPr>
      </w:pPr>
    </w:p>
    <w:p w14:paraId="09EAA9D1" w14:textId="77777777" w:rsidR="008D52E0" w:rsidRPr="00EB23D1" w:rsidRDefault="00000000">
      <w:pPr>
        <w:spacing w:before="120" w:line="480" w:lineRule="auto"/>
        <w:rPr>
          <w:sz w:val="24"/>
          <w:szCs w:val="24"/>
        </w:rPr>
      </w:pPr>
      <w:r w:rsidRPr="00EB23D1">
        <w:rPr>
          <w:b/>
          <w:bCs/>
          <w:i/>
          <w:iCs/>
          <w:sz w:val="24"/>
          <w:szCs w:val="24"/>
        </w:rPr>
        <w:t>2.2 Machine Learning for Telecom Customer Segmentation</w:t>
      </w:r>
    </w:p>
    <w:p w14:paraId="0A8170ED" w14:textId="77777777" w:rsidR="008D52E0" w:rsidRPr="00EB23D1" w:rsidRDefault="00000000">
      <w:pPr>
        <w:spacing w:line="480" w:lineRule="auto"/>
        <w:jc w:val="both"/>
        <w:rPr>
          <w:sz w:val="24"/>
          <w:szCs w:val="24"/>
        </w:rPr>
      </w:pPr>
      <w:r w:rsidRPr="00EB23D1">
        <w:rPr>
          <w:sz w:val="24"/>
          <w:szCs w:val="24"/>
        </w:rPr>
        <w:t xml:space="preserve">The telecom machine learning literature has converged on ensemble methods as the highest-performing approach for customer classification. Chang et al. (2024) and Alotaibi and Haq (2024) both report F1-Scores between 0.78 and 0.92 for XGBoost and Random Forest on binary churn classification, consistently outperforming Logistic Regression and single Decision Trees. Yuming </w:t>
      </w:r>
      <w:r w:rsidRPr="00EB23D1">
        <w:rPr>
          <w:sz w:val="24"/>
          <w:szCs w:val="24"/>
        </w:rPr>
        <w:lastRenderedPageBreak/>
        <w:t>et al. (2024) demonstrate that feature engineering drives greater performance improvements than algorithmic novelty, while Singh et al. (2025) show that engineered efficiency ratios outperform raw activity counts in prepaid telecom classification. A notable gap across all reviewed studies is exclusive reliance on publicly available or synthetic datasets — none address the East African prepaid market, and none simultaneously tackle bundle recommendation, value segment classification, and business impact projection within a single framework.</w:t>
      </w:r>
    </w:p>
    <w:p w14:paraId="22D5D7D7" w14:textId="77777777" w:rsidR="008D52E0" w:rsidRPr="00EB23D1" w:rsidRDefault="008D52E0">
      <w:pPr>
        <w:spacing w:line="480" w:lineRule="auto"/>
        <w:rPr>
          <w:sz w:val="24"/>
          <w:szCs w:val="24"/>
        </w:rPr>
      </w:pPr>
    </w:p>
    <w:p w14:paraId="00C61F3D" w14:textId="77777777" w:rsidR="008D52E0" w:rsidRPr="00EB23D1" w:rsidRDefault="00000000">
      <w:pPr>
        <w:spacing w:before="120" w:line="480" w:lineRule="auto"/>
        <w:rPr>
          <w:sz w:val="24"/>
          <w:szCs w:val="24"/>
        </w:rPr>
      </w:pPr>
      <w:r w:rsidRPr="00EB23D1">
        <w:rPr>
          <w:b/>
          <w:bCs/>
          <w:i/>
          <w:iCs/>
          <w:sz w:val="24"/>
          <w:szCs w:val="24"/>
        </w:rPr>
        <w:t>2.3 ARPU Banding: Theoretical Limitations</w:t>
      </w:r>
    </w:p>
    <w:p w14:paraId="4BA90941" w14:textId="77777777" w:rsidR="008D52E0" w:rsidRPr="00EB23D1" w:rsidRDefault="00000000">
      <w:pPr>
        <w:spacing w:line="480" w:lineRule="auto"/>
        <w:jc w:val="both"/>
        <w:rPr>
          <w:sz w:val="24"/>
          <w:szCs w:val="24"/>
        </w:rPr>
      </w:pPr>
      <w:r w:rsidRPr="00EB23D1">
        <w:rPr>
          <w:sz w:val="24"/>
          <w:szCs w:val="24"/>
        </w:rPr>
        <w:t>Three limitations of ARPU-based segmentation are documented. First, ARPU is a lagging indicator measuring historical spend, not current intent. Second, two subscribers with identical ARPU can exhibit fundamentally different behavioural patterns — one purchasing many small bundles frequently, the other purchasing one large bundle infrequently. Third, ARPU cannot detect the moment of purchase intent when a bundle is depleting rapidly. The Push-Pull-Mooring framework (Al-Mashraie et al., 2020) provides the theoretical basis for intent-based recommendation: the trigger for switching or upgrading is depletion of a current resource (push factor), not a historical revenue classification. This study operationalises that framework through the Voice Intensity trigger signal.</w:t>
      </w:r>
    </w:p>
    <w:p w14:paraId="2ED4CEE5" w14:textId="77777777" w:rsidR="008D52E0" w:rsidRPr="00EB23D1" w:rsidRDefault="008D52E0">
      <w:pPr>
        <w:spacing w:line="480" w:lineRule="auto"/>
        <w:rPr>
          <w:sz w:val="24"/>
          <w:szCs w:val="24"/>
        </w:rPr>
      </w:pPr>
    </w:p>
    <w:p w14:paraId="22AC8963" w14:textId="77777777" w:rsidR="00EB23D1" w:rsidRPr="00EB23D1" w:rsidRDefault="00EB23D1">
      <w:pPr>
        <w:rPr>
          <w:b/>
          <w:bCs/>
          <w:sz w:val="24"/>
          <w:szCs w:val="24"/>
        </w:rPr>
      </w:pPr>
      <w:r w:rsidRPr="00EB23D1">
        <w:rPr>
          <w:b/>
          <w:bCs/>
          <w:sz w:val="24"/>
          <w:szCs w:val="24"/>
        </w:rPr>
        <w:br w:type="page"/>
      </w:r>
    </w:p>
    <w:p w14:paraId="3511E2AF" w14:textId="66DC0B5B" w:rsidR="008D52E0" w:rsidRPr="00EB23D1" w:rsidRDefault="00000000">
      <w:pPr>
        <w:spacing w:before="240" w:line="480" w:lineRule="auto"/>
        <w:rPr>
          <w:sz w:val="24"/>
          <w:szCs w:val="24"/>
        </w:rPr>
      </w:pPr>
      <w:r w:rsidRPr="00EB23D1">
        <w:rPr>
          <w:b/>
          <w:bCs/>
          <w:sz w:val="24"/>
          <w:szCs w:val="24"/>
        </w:rPr>
        <w:lastRenderedPageBreak/>
        <w:t>3. Methodology</w:t>
      </w:r>
    </w:p>
    <w:p w14:paraId="0A3235F5" w14:textId="77777777" w:rsidR="008D52E0" w:rsidRPr="00EB23D1" w:rsidRDefault="00000000">
      <w:pPr>
        <w:spacing w:before="120" w:line="480" w:lineRule="auto"/>
        <w:rPr>
          <w:sz w:val="24"/>
          <w:szCs w:val="24"/>
        </w:rPr>
      </w:pPr>
      <w:r w:rsidRPr="00EB23D1">
        <w:rPr>
          <w:b/>
          <w:bCs/>
          <w:i/>
          <w:iCs/>
          <w:sz w:val="24"/>
          <w:szCs w:val="24"/>
        </w:rPr>
        <w:t>3.1 Research Design</w:t>
      </w:r>
    </w:p>
    <w:p w14:paraId="434CBE70" w14:textId="77777777" w:rsidR="008D52E0" w:rsidRPr="00EB23D1" w:rsidRDefault="00000000">
      <w:pPr>
        <w:spacing w:line="480" w:lineRule="auto"/>
        <w:jc w:val="both"/>
        <w:rPr>
          <w:sz w:val="24"/>
          <w:szCs w:val="24"/>
        </w:rPr>
      </w:pPr>
      <w:r w:rsidRPr="00EB23D1">
        <w:rPr>
          <w:sz w:val="24"/>
          <w:szCs w:val="24"/>
        </w:rPr>
        <w:t>A convergent mixed-methods design was adopted (Creswell &amp; Creswell, 2018). The quantitative strand involved machine learning model training and evaluation on real operator subscriber records. The qualitative strand involved semi-structured interviews with eight key informants at the operator to validate deployment feasibility. The qualitative findings directly informed the quantitative modelling: informants confirmed that Spend per Minute and Voice Intensity are derivable in real time from the existing Online Charging System (OCS), elevating them from analytical observations to deployable trigger signals.</w:t>
      </w:r>
    </w:p>
    <w:p w14:paraId="72329EA2" w14:textId="77777777" w:rsidR="008D52E0" w:rsidRPr="00EB23D1" w:rsidRDefault="008D52E0">
      <w:pPr>
        <w:spacing w:line="480" w:lineRule="auto"/>
        <w:rPr>
          <w:sz w:val="24"/>
          <w:szCs w:val="24"/>
        </w:rPr>
      </w:pPr>
    </w:p>
    <w:p w14:paraId="1AFCA5CA" w14:textId="77777777" w:rsidR="008D52E0" w:rsidRPr="00EB23D1" w:rsidRDefault="00000000">
      <w:pPr>
        <w:spacing w:before="120" w:line="480" w:lineRule="auto"/>
        <w:rPr>
          <w:sz w:val="24"/>
          <w:szCs w:val="24"/>
        </w:rPr>
      </w:pPr>
      <w:r w:rsidRPr="00EB23D1">
        <w:rPr>
          <w:b/>
          <w:bCs/>
          <w:i/>
          <w:iCs/>
          <w:sz w:val="24"/>
          <w:szCs w:val="24"/>
        </w:rPr>
        <w:t>3.2 Data</w:t>
      </w:r>
    </w:p>
    <w:p w14:paraId="6970F04D" w14:textId="77777777" w:rsidR="008D52E0" w:rsidRPr="00EB23D1" w:rsidRDefault="00000000">
      <w:pPr>
        <w:spacing w:line="480" w:lineRule="auto"/>
        <w:jc w:val="both"/>
        <w:rPr>
          <w:sz w:val="24"/>
          <w:szCs w:val="24"/>
        </w:rPr>
      </w:pPr>
      <w:r w:rsidRPr="00EB23D1">
        <w:rPr>
          <w:sz w:val="24"/>
          <w:szCs w:val="24"/>
        </w:rPr>
        <w:t xml:space="preserve">The dataset was extracted from the </w:t>
      </w:r>
      <w:commentRangeStart w:id="67"/>
      <w:r w:rsidRPr="00EB23D1">
        <w:rPr>
          <w:sz w:val="24"/>
          <w:szCs w:val="24"/>
        </w:rPr>
        <w:t>operator's</w:t>
      </w:r>
      <w:commentRangeEnd w:id="67"/>
      <w:r w:rsidR="00897DAB" w:rsidRPr="00EB23D1">
        <w:rPr>
          <w:rStyle w:val="CommentReference"/>
          <w:sz w:val="24"/>
          <w:szCs w:val="24"/>
        </w:rPr>
        <w:commentReference w:id="67"/>
      </w:r>
      <w:r w:rsidRPr="00EB23D1">
        <w:rPr>
          <w:sz w:val="24"/>
          <w:szCs w:val="24"/>
        </w:rPr>
        <w:t xml:space="preserve"> production database under a formal </w:t>
      </w:r>
      <w:commentRangeStart w:id="68"/>
      <w:r w:rsidRPr="00EB23D1">
        <w:rPr>
          <w:sz w:val="24"/>
          <w:szCs w:val="24"/>
        </w:rPr>
        <w:t xml:space="preserve">Data Use Agreement </w:t>
      </w:r>
      <w:commentRangeEnd w:id="68"/>
      <w:r w:rsidR="00897DAB" w:rsidRPr="00EB23D1">
        <w:rPr>
          <w:rStyle w:val="CommentReference"/>
          <w:sz w:val="24"/>
          <w:szCs w:val="24"/>
        </w:rPr>
        <w:commentReference w:id="68"/>
      </w:r>
      <w:r w:rsidRPr="00EB23D1">
        <w:rPr>
          <w:sz w:val="24"/>
          <w:szCs w:val="24"/>
        </w:rPr>
        <w:t>using Presto/Hive SQL queries against four internal data sources. The observation window covered February 1 to April 30, 2026 (90 days), comprising 1,458,900 unique active prepaid subscribers from Central Uganda — approximately 14% of the operator's active subscriber base. Five dataset components were joined: a product catalogue (738 voice/combo bundles), three months of purchase timing exports (approximately 59 million transactions), daily consumption records, subscriber profiles, and location data. All data were anonymised per Uganda's Data Protection and Privacy Act (2019). The target variable is value segment membership across eight classes: Diamond, Gold, Ivory, New, New Ultra, Platinum, Silver, and Super Gold.</w:t>
      </w:r>
    </w:p>
    <w:p w14:paraId="2CBFA379" w14:textId="77777777" w:rsidR="008D52E0" w:rsidRPr="00EB23D1" w:rsidRDefault="008D52E0">
      <w:pPr>
        <w:spacing w:line="480" w:lineRule="auto"/>
        <w:rPr>
          <w:sz w:val="24"/>
          <w:szCs w:val="24"/>
        </w:rPr>
      </w:pPr>
    </w:p>
    <w:p w14:paraId="4EEF2934" w14:textId="77777777" w:rsidR="008D52E0" w:rsidRPr="00EB23D1" w:rsidRDefault="00000000">
      <w:pPr>
        <w:spacing w:before="120" w:line="480" w:lineRule="auto"/>
        <w:rPr>
          <w:sz w:val="24"/>
          <w:szCs w:val="24"/>
        </w:rPr>
      </w:pPr>
      <w:r w:rsidRPr="00EB23D1">
        <w:rPr>
          <w:b/>
          <w:bCs/>
          <w:i/>
          <w:iCs/>
          <w:sz w:val="24"/>
          <w:szCs w:val="24"/>
        </w:rPr>
        <w:t>3.3 Feature Engineering</w:t>
      </w:r>
    </w:p>
    <w:p w14:paraId="480C9E56" w14:textId="77777777" w:rsidR="008D52E0" w:rsidRPr="00EB23D1" w:rsidRDefault="00000000">
      <w:pPr>
        <w:spacing w:line="480" w:lineRule="auto"/>
        <w:jc w:val="both"/>
        <w:rPr>
          <w:sz w:val="24"/>
          <w:szCs w:val="24"/>
        </w:rPr>
      </w:pPr>
      <w:r w:rsidRPr="00EB23D1">
        <w:rPr>
          <w:sz w:val="24"/>
          <w:szCs w:val="24"/>
        </w:rPr>
        <w:lastRenderedPageBreak/>
        <w:t>Thirty-five features were engineered across four categories: voice activity (call minutes by type, calls per active day), financial behaviour (total revenue, spend per minute, rolling spend windows), purchase behaviour (bundle variety, purchase frequency, channel preference), and subscriber profile (device generation, region, tenure). SPEND_PER_MINUTE was computed as total revenue divided by total outgoing minutes — capturing spending efficiency relative to usage. VOICE_INTENSITY was computed as total calls divided by active days — capturing call density per day of engagement. Both are observable from the OCS in real time.</w:t>
      </w:r>
    </w:p>
    <w:p w14:paraId="2723190B" w14:textId="77777777" w:rsidR="008D52E0" w:rsidRPr="00EB23D1" w:rsidRDefault="008D52E0">
      <w:pPr>
        <w:spacing w:line="480" w:lineRule="auto"/>
        <w:rPr>
          <w:sz w:val="24"/>
          <w:szCs w:val="24"/>
        </w:rPr>
      </w:pPr>
    </w:p>
    <w:p w14:paraId="08847FA2" w14:textId="77777777" w:rsidR="008D52E0" w:rsidRPr="00EB23D1" w:rsidRDefault="00000000">
      <w:pPr>
        <w:spacing w:before="120" w:line="480" w:lineRule="auto"/>
        <w:rPr>
          <w:sz w:val="24"/>
          <w:szCs w:val="24"/>
        </w:rPr>
      </w:pPr>
      <w:r w:rsidRPr="00EB23D1">
        <w:rPr>
          <w:b/>
          <w:bCs/>
          <w:i/>
          <w:iCs/>
          <w:sz w:val="24"/>
          <w:szCs w:val="24"/>
        </w:rPr>
        <w:t>3.4 Preprocessing</w:t>
      </w:r>
    </w:p>
    <w:p w14:paraId="5E212C03" w14:textId="77777777" w:rsidR="008D52E0" w:rsidRPr="00EB23D1" w:rsidRDefault="00000000">
      <w:pPr>
        <w:spacing w:line="480" w:lineRule="auto"/>
        <w:jc w:val="both"/>
        <w:rPr>
          <w:sz w:val="24"/>
          <w:szCs w:val="24"/>
        </w:rPr>
      </w:pPr>
      <w:r w:rsidRPr="00EB23D1">
        <w:rPr>
          <w:sz w:val="24"/>
          <w:szCs w:val="24"/>
        </w:rPr>
        <w:t>Preprocessing applied median imputation for missing va</w:t>
      </w:r>
      <w:commentRangeStart w:id="69"/>
      <w:r w:rsidRPr="00EB23D1">
        <w:rPr>
          <w:sz w:val="24"/>
          <w:szCs w:val="24"/>
        </w:rPr>
        <w:t xml:space="preserve">lues (under 2% of records), label encoding for categorical variables, and capped Synthetic Minority Over-sampling Technique (SMOTE). </w:t>
      </w:r>
      <w:commentRangeEnd w:id="69"/>
      <w:r w:rsidR="00897DAB" w:rsidRPr="00EB23D1">
        <w:rPr>
          <w:rStyle w:val="CommentReference"/>
          <w:sz w:val="24"/>
          <w:szCs w:val="24"/>
        </w:rPr>
        <w:commentReference w:id="69"/>
      </w:r>
      <w:r w:rsidRPr="00EB23D1">
        <w:rPr>
          <w:sz w:val="24"/>
          <w:szCs w:val="24"/>
        </w:rPr>
        <w:t>SMOTE was applied exclusively to the training set after the 70/30 stratified split, capped at 50,000 synthetic samples per minority class. The Diamond class (34 real training instances) received more conservative treatment: k=1 nearest neighbour and a 3× cap (102 synthetic samples). The hold-out test set (n = 446,599 records) contained exclusively real, unaugmented subscriber records. Data leakage was prevented by fitting all imputation parameters on the training set only.</w:t>
      </w:r>
    </w:p>
    <w:p w14:paraId="39A257D7" w14:textId="77777777" w:rsidR="008D52E0" w:rsidRPr="00EB23D1" w:rsidRDefault="008D52E0">
      <w:pPr>
        <w:spacing w:line="480" w:lineRule="auto"/>
        <w:rPr>
          <w:sz w:val="24"/>
          <w:szCs w:val="24"/>
        </w:rPr>
      </w:pPr>
    </w:p>
    <w:p w14:paraId="2410AA66" w14:textId="77777777" w:rsidR="008D52E0" w:rsidRPr="00EB23D1" w:rsidRDefault="00000000">
      <w:pPr>
        <w:spacing w:before="120" w:line="480" w:lineRule="auto"/>
        <w:rPr>
          <w:sz w:val="24"/>
          <w:szCs w:val="24"/>
        </w:rPr>
      </w:pPr>
      <w:r w:rsidRPr="00EB23D1">
        <w:rPr>
          <w:b/>
          <w:bCs/>
          <w:i/>
          <w:iCs/>
          <w:sz w:val="24"/>
          <w:szCs w:val="24"/>
        </w:rPr>
        <w:t>3.5 Statistical Feature Analysis</w:t>
      </w:r>
    </w:p>
    <w:p w14:paraId="2E65D5FC" w14:textId="77777777" w:rsidR="008D52E0" w:rsidRPr="00EB23D1" w:rsidRDefault="00000000">
      <w:pPr>
        <w:spacing w:line="480" w:lineRule="auto"/>
        <w:jc w:val="both"/>
        <w:rPr>
          <w:sz w:val="24"/>
          <w:szCs w:val="24"/>
        </w:rPr>
      </w:pPr>
      <w:r w:rsidRPr="00EB23D1">
        <w:rPr>
          <w:sz w:val="24"/>
          <w:szCs w:val="24"/>
        </w:rPr>
        <w:t xml:space="preserve">Three statistical tests were applied prior to modelling. Spearman Rank Correlation (α = 0.05; Cohen, 1988) assessed monotonic associations between numeric features and the ordinal target. </w:t>
      </w:r>
      <w:commentRangeStart w:id="70"/>
      <w:r w:rsidRPr="00EB23D1">
        <w:rPr>
          <w:sz w:val="24"/>
          <w:szCs w:val="24"/>
        </w:rPr>
        <w:t xml:space="preserve">One-Way ANOVA </w:t>
      </w:r>
      <w:commentRangeEnd w:id="70"/>
      <w:r w:rsidR="00897DAB" w:rsidRPr="00EB23D1">
        <w:rPr>
          <w:rStyle w:val="CommentReference"/>
          <w:sz w:val="24"/>
          <w:szCs w:val="24"/>
        </w:rPr>
        <w:commentReference w:id="70"/>
      </w:r>
      <w:r w:rsidRPr="00EB23D1">
        <w:rPr>
          <w:sz w:val="24"/>
          <w:szCs w:val="24"/>
        </w:rPr>
        <w:t xml:space="preserve">tested whether feature means differed significantly across the eight segment groups. </w:t>
      </w:r>
      <w:commentRangeStart w:id="71"/>
      <w:r w:rsidRPr="00EB23D1">
        <w:rPr>
          <w:sz w:val="24"/>
          <w:szCs w:val="24"/>
        </w:rPr>
        <w:t xml:space="preserve">Chi-Square </w:t>
      </w:r>
      <w:commentRangeEnd w:id="71"/>
      <w:r w:rsidR="00897DAB" w:rsidRPr="00EB23D1">
        <w:rPr>
          <w:rStyle w:val="CommentReference"/>
          <w:sz w:val="24"/>
          <w:szCs w:val="24"/>
        </w:rPr>
        <w:commentReference w:id="71"/>
      </w:r>
      <w:r w:rsidRPr="00EB23D1">
        <w:rPr>
          <w:sz w:val="24"/>
          <w:szCs w:val="24"/>
        </w:rPr>
        <w:t>tested the independence of categorical features from the target.</w:t>
      </w:r>
    </w:p>
    <w:p w14:paraId="13CEF09A" w14:textId="77777777" w:rsidR="008D52E0" w:rsidRPr="00EB23D1" w:rsidRDefault="008D52E0">
      <w:pPr>
        <w:spacing w:line="480" w:lineRule="auto"/>
        <w:rPr>
          <w:sz w:val="24"/>
          <w:szCs w:val="24"/>
        </w:rPr>
      </w:pPr>
    </w:p>
    <w:p w14:paraId="04F10570" w14:textId="77777777" w:rsidR="008D52E0" w:rsidRPr="00EB23D1" w:rsidRDefault="00000000">
      <w:pPr>
        <w:spacing w:before="120" w:line="480" w:lineRule="auto"/>
        <w:rPr>
          <w:sz w:val="24"/>
          <w:szCs w:val="24"/>
        </w:rPr>
      </w:pPr>
      <w:r w:rsidRPr="00EB23D1">
        <w:rPr>
          <w:b/>
          <w:bCs/>
          <w:i/>
          <w:iCs/>
          <w:sz w:val="24"/>
          <w:szCs w:val="24"/>
        </w:rPr>
        <w:lastRenderedPageBreak/>
        <w:t xml:space="preserve">3.6 </w:t>
      </w:r>
      <w:commentRangeStart w:id="72"/>
      <w:r w:rsidRPr="00EB23D1">
        <w:rPr>
          <w:b/>
          <w:bCs/>
          <w:i/>
          <w:iCs/>
          <w:sz w:val="24"/>
          <w:szCs w:val="24"/>
        </w:rPr>
        <w:t>Model Training and Evaluation</w:t>
      </w:r>
      <w:commentRangeEnd w:id="72"/>
      <w:r w:rsidR="00897DAB" w:rsidRPr="00EB23D1">
        <w:rPr>
          <w:rStyle w:val="CommentReference"/>
          <w:sz w:val="24"/>
          <w:szCs w:val="24"/>
        </w:rPr>
        <w:commentReference w:id="72"/>
      </w:r>
    </w:p>
    <w:p w14:paraId="2D6A43B9" w14:textId="77777777" w:rsidR="008D52E0" w:rsidRPr="00EB23D1" w:rsidRDefault="00000000">
      <w:pPr>
        <w:spacing w:line="480" w:lineRule="auto"/>
        <w:jc w:val="both"/>
        <w:rPr>
          <w:sz w:val="24"/>
          <w:szCs w:val="24"/>
        </w:rPr>
      </w:pPr>
      <w:r w:rsidRPr="00EB23D1">
        <w:rPr>
          <w:sz w:val="24"/>
          <w:szCs w:val="24"/>
        </w:rPr>
        <w:t>Four models were trained: Logistic Regression (linear baseline), Decision Tree (non-linear baseline), Random Forest (bagging ensemble), and XGBoost (boosting ensemble). Hyperparameter optimisation used GridSearchCV with 5-fold cross-validation on the training set, selecting on weighted F1-Score. Winning hyperparameters: XGBoost — n_estimators=200, max_depth=6, learning_rate=0.1, subsample=0.8. Evaluation used five metrics: Accuracy, Precision, Recall, F1-Score (all weighted averages), and Random Forest feature importance for interpretability.</w:t>
      </w:r>
    </w:p>
    <w:p w14:paraId="60B4E639" w14:textId="77777777" w:rsidR="008D52E0" w:rsidRPr="00EB23D1" w:rsidRDefault="008D52E0">
      <w:pPr>
        <w:spacing w:line="480" w:lineRule="auto"/>
        <w:rPr>
          <w:sz w:val="24"/>
          <w:szCs w:val="24"/>
        </w:rPr>
      </w:pPr>
    </w:p>
    <w:p w14:paraId="5ED716C7" w14:textId="77777777" w:rsidR="00EB23D1" w:rsidRPr="00EB23D1" w:rsidRDefault="00EB23D1">
      <w:pPr>
        <w:rPr>
          <w:b/>
          <w:bCs/>
          <w:sz w:val="24"/>
          <w:szCs w:val="24"/>
        </w:rPr>
      </w:pPr>
      <w:r w:rsidRPr="00EB23D1">
        <w:rPr>
          <w:b/>
          <w:bCs/>
          <w:sz w:val="24"/>
          <w:szCs w:val="24"/>
        </w:rPr>
        <w:br w:type="page"/>
      </w:r>
    </w:p>
    <w:p w14:paraId="16F106A1" w14:textId="501F60F2" w:rsidR="008D52E0" w:rsidRPr="00EB23D1" w:rsidRDefault="00000000">
      <w:pPr>
        <w:spacing w:before="240" w:line="480" w:lineRule="auto"/>
        <w:rPr>
          <w:sz w:val="24"/>
          <w:szCs w:val="24"/>
        </w:rPr>
      </w:pPr>
      <w:r w:rsidRPr="00EB23D1">
        <w:rPr>
          <w:b/>
          <w:bCs/>
          <w:sz w:val="24"/>
          <w:szCs w:val="24"/>
        </w:rPr>
        <w:lastRenderedPageBreak/>
        <w:t>4. Results</w:t>
      </w:r>
    </w:p>
    <w:p w14:paraId="379813DF" w14:textId="77777777" w:rsidR="008D52E0" w:rsidRPr="00EB23D1" w:rsidRDefault="00000000">
      <w:pPr>
        <w:spacing w:before="120" w:line="480" w:lineRule="auto"/>
        <w:rPr>
          <w:sz w:val="24"/>
          <w:szCs w:val="24"/>
        </w:rPr>
      </w:pPr>
      <w:r w:rsidRPr="00EB23D1">
        <w:rPr>
          <w:b/>
          <w:bCs/>
          <w:i/>
          <w:iCs/>
          <w:sz w:val="24"/>
          <w:szCs w:val="24"/>
        </w:rPr>
        <w:t xml:space="preserve">4.1 </w:t>
      </w:r>
      <w:commentRangeStart w:id="73"/>
      <w:r w:rsidRPr="00EB23D1">
        <w:rPr>
          <w:b/>
          <w:bCs/>
          <w:i/>
          <w:iCs/>
          <w:sz w:val="24"/>
          <w:szCs w:val="24"/>
        </w:rPr>
        <w:t>Statistical Feature Analysis</w:t>
      </w:r>
      <w:commentRangeEnd w:id="73"/>
      <w:r w:rsidR="00942500" w:rsidRPr="00EB23D1">
        <w:rPr>
          <w:rStyle w:val="CommentReference"/>
          <w:sz w:val="24"/>
          <w:szCs w:val="24"/>
        </w:rPr>
        <w:commentReference w:id="73"/>
      </w:r>
    </w:p>
    <w:p w14:paraId="603F337E" w14:textId="77777777" w:rsidR="008D52E0" w:rsidRPr="00EB23D1" w:rsidRDefault="00000000">
      <w:pPr>
        <w:spacing w:line="480" w:lineRule="auto"/>
        <w:jc w:val="both"/>
        <w:rPr>
          <w:sz w:val="24"/>
          <w:szCs w:val="24"/>
        </w:rPr>
      </w:pPr>
      <w:r w:rsidRPr="00EB23D1">
        <w:rPr>
          <w:sz w:val="24"/>
          <w:szCs w:val="24"/>
        </w:rPr>
        <w:t xml:space="preserve">Spearman Rank Correlation identified 34 of 35 features as significantly associated with value segment membership (p &lt; 0.05). All significant correlations were in the negligible range (|r| &lt; 0.10; Cohen, 1988) — expected given the large sample; the relative ranking of |r| values carries the analytical weight. </w:t>
      </w:r>
      <w:commentRangeStart w:id="74"/>
      <w:r w:rsidRPr="00EB23D1">
        <w:rPr>
          <w:sz w:val="24"/>
          <w:szCs w:val="24"/>
        </w:rPr>
        <w:t>Strongest correlations: IS_SMARTPHONE (r = −0.068), BUNDLE_SPEND_30D (r = −0.067), ACTIVE_DAYS (r = −0.059), and TOTAL_OG_MINUTES (r = −0.054)</w:t>
      </w:r>
      <w:commentRangeEnd w:id="74"/>
      <w:r w:rsidR="00897DAB" w:rsidRPr="00EB23D1">
        <w:rPr>
          <w:rStyle w:val="CommentReference"/>
          <w:sz w:val="24"/>
          <w:szCs w:val="24"/>
        </w:rPr>
        <w:commentReference w:id="74"/>
      </w:r>
      <w:r w:rsidRPr="00EB23D1">
        <w:rPr>
          <w:sz w:val="24"/>
          <w:szCs w:val="24"/>
        </w:rPr>
        <w:t xml:space="preserve">. The only non-significant feature was UPGRADE_RATE (r = 0.0004, p = 0.65). One-Way ANOVA confirmed all 35 features showed significantly different means across segments (p &lt; 0.001). Chi-Square confirmed all 7 categorical features were significantly associated: HANDSET_TYPE </w:t>
      </w:r>
      <w:commentRangeStart w:id="75"/>
      <w:r w:rsidRPr="00EB23D1">
        <w:rPr>
          <w:sz w:val="24"/>
          <w:szCs w:val="24"/>
        </w:rPr>
        <w:t>χ² = 181,566.52, MOST_FREQ_CHANNEL χ² = 59,471.19, REGION χ² = 41,482.59.</w:t>
      </w:r>
      <w:commentRangeEnd w:id="75"/>
      <w:r w:rsidR="003D7AFF" w:rsidRPr="00EB23D1">
        <w:rPr>
          <w:rStyle w:val="CommentReference"/>
          <w:sz w:val="24"/>
          <w:szCs w:val="24"/>
        </w:rPr>
        <w:commentReference w:id="75"/>
      </w:r>
    </w:p>
    <w:p w14:paraId="73A74EAC" w14:textId="77777777" w:rsidR="008D52E0" w:rsidRPr="00EB23D1" w:rsidRDefault="008D52E0">
      <w:pPr>
        <w:spacing w:line="480" w:lineRule="auto"/>
        <w:rPr>
          <w:sz w:val="24"/>
          <w:szCs w:val="24"/>
        </w:rPr>
      </w:pPr>
    </w:p>
    <w:p w14:paraId="74821DE2" w14:textId="77777777" w:rsidR="008D52E0" w:rsidRPr="00EB23D1" w:rsidRDefault="00000000">
      <w:pPr>
        <w:spacing w:before="120" w:line="480" w:lineRule="auto"/>
        <w:rPr>
          <w:sz w:val="24"/>
          <w:szCs w:val="24"/>
        </w:rPr>
      </w:pPr>
      <w:r w:rsidRPr="00EB23D1">
        <w:rPr>
          <w:b/>
          <w:bCs/>
          <w:i/>
          <w:iCs/>
          <w:sz w:val="24"/>
          <w:szCs w:val="24"/>
        </w:rPr>
        <w:t>4.2 Model Performance</w:t>
      </w:r>
    </w:p>
    <w:p w14:paraId="3EC15B9E" w14:textId="77777777" w:rsidR="008D52E0" w:rsidRPr="00EB23D1" w:rsidRDefault="00000000">
      <w:pPr>
        <w:spacing w:line="480" w:lineRule="auto"/>
        <w:jc w:val="both"/>
        <w:rPr>
          <w:sz w:val="24"/>
          <w:szCs w:val="24"/>
        </w:rPr>
      </w:pPr>
      <w:r w:rsidRPr="00EB23D1">
        <w:rPr>
          <w:sz w:val="24"/>
          <w:szCs w:val="24"/>
        </w:rPr>
        <w:t xml:space="preserve">Table 1 presents comparative model performance on the hold-out test set. XGBoost achieved the highest weighted F1-Score of 0.661 with an F1-Score range of 0.2146 across the four models, confirming a meaningful performance hierarchy. Against the 8-class random baseline of 12.5%, XGBoost represents a 5.4-fold improvement. The model's weighted precision of 0.670 means 67% of bundle recommendations will be segment-appropriate — a 22-fold improvement over the current generic campaign conversion rate of approximately 3%. </w:t>
      </w:r>
      <w:commentRangeStart w:id="76"/>
      <w:r w:rsidRPr="00EB23D1">
        <w:rPr>
          <w:sz w:val="24"/>
          <w:szCs w:val="24"/>
        </w:rPr>
        <w:t>Per-class F1-Scores ranged from 0.79 (Silver) to 0.33 (Ivory).</w:t>
      </w:r>
      <w:commentRangeEnd w:id="76"/>
      <w:r w:rsidR="00942500" w:rsidRPr="00EB23D1">
        <w:rPr>
          <w:rStyle w:val="CommentReference"/>
          <w:sz w:val="24"/>
          <w:szCs w:val="24"/>
        </w:rPr>
        <w:commentReference w:id="76"/>
      </w:r>
    </w:p>
    <w:p w14:paraId="1AE48143" w14:textId="77777777" w:rsidR="008D52E0" w:rsidRPr="00EB23D1" w:rsidRDefault="008D52E0">
      <w:pPr>
        <w:spacing w:line="480" w:lineRule="auto"/>
        <w:rPr>
          <w:sz w:val="24"/>
          <w:szCs w:val="24"/>
        </w:rPr>
      </w:pPr>
    </w:p>
    <w:p w14:paraId="4B3F980B" w14:textId="77777777" w:rsidR="008D52E0" w:rsidRPr="00EB23D1" w:rsidRDefault="00000000">
      <w:pPr>
        <w:spacing w:before="120" w:line="480" w:lineRule="auto"/>
        <w:rPr>
          <w:sz w:val="24"/>
          <w:szCs w:val="24"/>
        </w:rPr>
      </w:pPr>
      <w:r w:rsidRPr="00EB23D1">
        <w:rPr>
          <w:b/>
          <w:bCs/>
          <w:i/>
          <w:iCs/>
          <w:sz w:val="24"/>
          <w:szCs w:val="24"/>
        </w:rPr>
        <w:t>4.3 Feature Importance: The Spending Efficiency Finding</w:t>
      </w:r>
    </w:p>
    <w:p w14:paraId="61B8BA62" w14:textId="77777777" w:rsidR="008D52E0" w:rsidRPr="00EB23D1" w:rsidRDefault="00000000">
      <w:pPr>
        <w:spacing w:line="480" w:lineRule="auto"/>
        <w:jc w:val="both"/>
        <w:rPr>
          <w:sz w:val="24"/>
          <w:szCs w:val="24"/>
        </w:rPr>
      </w:pPr>
      <w:r w:rsidRPr="00EB23D1">
        <w:rPr>
          <w:sz w:val="24"/>
          <w:szCs w:val="24"/>
        </w:rPr>
        <w:lastRenderedPageBreak/>
        <w:t>Table 2 presents the top five features by Random Forest relative importance. SPEND_PER_MINUTE — an engineered efficiency ratio — ranks second at 6.57%, ahead of raw call counts (5.97%), Voice Intensity (5.87%), and mobile money activity (4.64%). The five features collectively account for 41.06% of total predictive power. Total Revenue leads at 18.01% — expected since segments are partly revenue-defined. The critical finding is SPEND_PER_MINUTE's ranking: spending efficiency relative to usage is a stronger discriminator of bundle tier than absolute spend. Two subscribers with identical revenue can have opposing Spend per Minute profiles — yet ARPU banding treats them identically.</w:t>
      </w:r>
    </w:p>
    <w:p w14:paraId="06D31A05" w14:textId="77777777" w:rsidR="008D52E0" w:rsidRPr="00EB23D1" w:rsidRDefault="008D52E0">
      <w:pPr>
        <w:spacing w:line="480" w:lineRule="auto"/>
        <w:rPr>
          <w:sz w:val="24"/>
          <w:szCs w:val="24"/>
        </w:rPr>
      </w:pPr>
    </w:p>
    <w:p w14:paraId="7DD66DE3" w14:textId="77777777" w:rsidR="00EB23D1" w:rsidRPr="00EB23D1" w:rsidRDefault="00EB23D1">
      <w:pPr>
        <w:rPr>
          <w:b/>
          <w:bCs/>
          <w:sz w:val="24"/>
          <w:szCs w:val="24"/>
        </w:rPr>
      </w:pPr>
      <w:r w:rsidRPr="00EB23D1">
        <w:rPr>
          <w:b/>
          <w:bCs/>
          <w:sz w:val="24"/>
          <w:szCs w:val="24"/>
        </w:rPr>
        <w:br w:type="page"/>
      </w:r>
    </w:p>
    <w:p w14:paraId="6B99F22D" w14:textId="7C91BB96" w:rsidR="008D52E0" w:rsidRPr="00EB23D1" w:rsidRDefault="00000000">
      <w:pPr>
        <w:spacing w:before="240" w:line="480" w:lineRule="auto"/>
        <w:rPr>
          <w:sz w:val="24"/>
          <w:szCs w:val="24"/>
        </w:rPr>
      </w:pPr>
      <w:r w:rsidRPr="00EB23D1">
        <w:rPr>
          <w:b/>
          <w:bCs/>
          <w:sz w:val="24"/>
          <w:szCs w:val="24"/>
        </w:rPr>
        <w:lastRenderedPageBreak/>
        <w:t>5. Discussion</w:t>
      </w:r>
    </w:p>
    <w:p w14:paraId="0BECA9AD" w14:textId="77777777" w:rsidR="008D52E0" w:rsidRPr="00EB23D1" w:rsidRDefault="00000000">
      <w:pPr>
        <w:spacing w:before="120" w:line="480" w:lineRule="auto"/>
        <w:rPr>
          <w:sz w:val="24"/>
          <w:szCs w:val="24"/>
        </w:rPr>
      </w:pPr>
      <w:r w:rsidRPr="00EB23D1">
        <w:rPr>
          <w:b/>
          <w:bCs/>
          <w:i/>
          <w:iCs/>
          <w:sz w:val="24"/>
          <w:szCs w:val="24"/>
        </w:rPr>
        <w:t>5.1 The Spending Efficiency Finding</w:t>
      </w:r>
    </w:p>
    <w:p w14:paraId="113618F5" w14:textId="77777777" w:rsidR="008D52E0" w:rsidRPr="00EB23D1" w:rsidRDefault="00000000">
      <w:pPr>
        <w:spacing w:line="480" w:lineRule="auto"/>
        <w:jc w:val="both"/>
        <w:rPr>
          <w:sz w:val="24"/>
          <w:szCs w:val="24"/>
        </w:rPr>
      </w:pPr>
      <w:r w:rsidRPr="00EB23D1">
        <w:rPr>
          <w:sz w:val="24"/>
          <w:szCs w:val="24"/>
        </w:rPr>
        <w:t xml:space="preserve">The identification of SPEND_PER_MINUTE as the second most predictive feature constitutes the study's principal theoretical contribution. This extends Singh et al. (2025), who demonstrated that engineered efficiency ratios outperform raw activity metrics in prepaid classification, and provides the first empirical confirmation of this principle in the </w:t>
      </w:r>
      <w:commentRangeStart w:id="77"/>
      <w:r w:rsidRPr="00EB23D1">
        <w:rPr>
          <w:sz w:val="24"/>
          <w:szCs w:val="24"/>
        </w:rPr>
        <w:t xml:space="preserve">East African market. </w:t>
      </w:r>
      <w:commentRangeEnd w:id="77"/>
      <w:r w:rsidR="003D7AFF" w:rsidRPr="00EB23D1">
        <w:rPr>
          <w:rStyle w:val="CommentReference"/>
          <w:sz w:val="24"/>
          <w:szCs w:val="24"/>
        </w:rPr>
        <w:commentReference w:id="77"/>
      </w:r>
      <w:r w:rsidRPr="00EB23D1">
        <w:rPr>
          <w:sz w:val="24"/>
          <w:szCs w:val="24"/>
        </w:rPr>
        <w:t xml:space="preserve">It directly challenges the adequacy of ARPU banding: the critical signal is spending efficiency, not spending magnitude. </w:t>
      </w:r>
      <w:commentRangeStart w:id="78"/>
      <w:r w:rsidRPr="00EB23D1">
        <w:rPr>
          <w:sz w:val="24"/>
          <w:szCs w:val="24"/>
        </w:rPr>
        <w:t>Qualitative validation reinforced this: practitioners independently articulated the same limitation before seeing model results</w:t>
      </w:r>
      <w:commentRangeEnd w:id="78"/>
      <w:r w:rsidR="003D7AFF" w:rsidRPr="00EB23D1">
        <w:rPr>
          <w:rStyle w:val="CommentReference"/>
          <w:sz w:val="24"/>
          <w:szCs w:val="24"/>
        </w:rPr>
        <w:commentReference w:id="78"/>
      </w:r>
      <w:r w:rsidRPr="00EB23D1">
        <w:rPr>
          <w:sz w:val="24"/>
          <w:szCs w:val="24"/>
        </w:rPr>
        <w:t>.</w:t>
      </w:r>
    </w:p>
    <w:p w14:paraId="636830F0" w14:textId="77777777" w:rsidR="008D52E0" w:rsidRPr="00EB23D1" w:rsidRDefault="008D52E0">
      <w:pPr>
        <w:spacing w:line="480" w:lineRule="auto"/>
        <w:rPr>
          <w:sz w:val="24"/>
          <w:szCs w:val="24"/>
        </w:rPr>
      </w:pPr>
    </w:p>
    <w:p w14:paraId="2F2A6166" w14:textId="77777777" w:rsidR="008D52E0" w:rsidRPr="00EB23D1" w:rsidRDefault="00000000">
      <w:pPr>
        <w:spacing w:before="120" w:line="480" w:lineRule="auto"/>
        <w:rPr>
          <w:sz w:val="24"/>
          <w:szCs w:val="24"/>
        </w:rPr>
      </w:pPr>
      <w:r w:rsidRPr="00EB23D1">
        <w:rPr>
          <w:b/>
          <w:bCs/>
          <w:i/>
          <w:iCs/>
          <w:sz w:val="24"/>
          <w:szCs w:val="24"/>
        </w:rPr>
        <w:t>5.2 Voice Intensity as a Real-Time Deployment Signal</w:t>
      </w:r>
    </w:p>
    <w:p w14:paraId="07E7435A" w14:textId="77777777" w:rsidR="008D52E0" w:rsidRPr="00EB23D1" w:rsidRDefault="00000000">
      <w:pPr>
        <w:spacing w:line="480" w:lineRule="auto"/>
        <w:jc w:val="both"/>
        <w:rPr>
          <w:sz w:val="24"/>
          <w:szCs w:val="24"/>
        </w:rPr>
      </w:pPr>
      <w:r w:rsidRPr="00EB23D1">
        <w:rPr>
          <w:sz w:val="24"/>
          <w:szCs w:val="24"/>
        </w:rPr>
        <w:t>Voice Intensity contributed 5.87% of feature importance and produced the second-highest ANOVA F-statistic among non-revenue engineered features (</w:t>
      </w:r>
      <w:commentRangeStart w:id="79"/>
      <w:r w:rsidRPr="00EB23D1">
        <w:rPr>
          <w:sz w:val="24"/>
          <w:szCs w:val="24"/>
        </w:rPr>
        <w:t>F = 27,892.34</w:t>
      </w:r>
      <w:commentRangeEnd w:id="79"/>
      <w:r w:rsidR="003D7AFF" w:rsidRPr="00EB23D1">
        <w:rPr>
          <w:rStyle w:val="CommentReference"/>
          <w:sz w:val="24"/>
          <w:szCs w:val="24"/>
        </w:rPr>
        <w:commentReference w:id="79"/>
      </w:r>
      <w:r w:rsidRPr="00EB23D1">
        <w:rPr>
          <w:sz w:val="24"/>
          <w:szCs w:val="24"/>
        </w:rPr>
        <w:t xml:space="preserve">). Its deployment significance exceeds its statistical importance: it is observable in real time from the OCS without historical batch processing. When a subscriber's calls-per-active-day exceeds their 30-day rolling average by more than 20%, they are consuming their bundle at an accelerated rate — the Push-Pull-Mooring framework's push condition for switching or upgrading behaviour (Al-Mashraie et al., 2020). Practitioner interviews confirmed: </w:t>
      </w:r>
      <w:commentRangeStart w:id="80"/>
      <w:r w:rsidRPr="00EB23D1">
        <w:rPr>
          <w:sz w:val="24"/>
          <w:szCs w:val="24"/>
        </w:rPr>
        <w:t>"We already have the USSD push capability. The missing piece has always been the intelligence behind the trigger" (P2, Product Manager).</w:t>
      </w:r>
      <w:commentRangeEnd w:id="80"/>
      <w:r w:rsidR="003D7AFF" w:rsidRPr="00EB23D1">
        <w:rPr>
          <w:rStyle w:val="CommentReference"/>
          <w:sz w:val="24"/>
          <w:szCs w:val="24"/>
        </w:rPr>
        <w:commentReference w:id="80"/>
      </w:r>
    </w:p>
    <w:p w14:paraId="4E0F7723" w14:textId="77777777" w:rsidR="008D52E0" w:rsidRPr="00EB23D1" w:rsidRDefault="008D52E0">
      <w:pPr>
        <w:spacing w:line="480" w:lineRule="auto"/>
        <w:rPr>
          <w:sz w:val="24"/>
          <w:szCs w:val="24"/>
        </w:rPr>
      </w:pPr>
    </w:p>
    <w:p w14:paraId="425A5055" w14:textId="77777777" w:rsidR="008D52E0" w:rsidRPr="00EB23D1" w:rsidRDefault="00000000">
      <w:pPr>
        <w:spacing w:before="120" w:line="480" w:lineRule="auto"/>
        <w:rPr>
          <w:sz w:val="24"/>
          <w:szCs w:val="24"/>
        </w:rPr>
      </w:pPr>
      <w:r w:rsidRPr="00EB23D1">
        <w:rPr>
          <w:b/>
          <w:bCs/>
          <w:i/>
          <w:iCs/>
          <w:sz w:val="24"/>
          <w:szCs w:val="24"/>
        </w:rPr>
        <w:t>5.3 Classification-Based Recommendation in Sparse-Interaction Markets</w:t>
      </w:r>
    </w:p>
    <w:p w14:paraId="1DC8A5D2" w14:textId="77777777" w:rsidR="008D52E0" w:rsidRPr="00EB23D1" w:rsidRDefault="00000000">
      <w:pPr>
        <w:spacing w:line="480" w:lineRule="auto"/>
        <w:jc w:val="both"/>
        <w:rPr>
          <w:sz w:val="24"/>
          <w:szCs w:val="24"/>
        </w:rPr>
      </w:pPr>
      <w:r w:rsidRPr="00EB23D1">
        <w:rPr>
          <w:sz w:val="24"/>
          <w:szCs w:val="24"/>
        </w:rPr>
        <w:t xml:space="preserve">XGBoost's F1-Score of 0.661 should be interpreted against the 12.5% random baseline rather than binary classification benchmarks (approximately 0.82; Chang et al., 2024), which involve two </w:t>
      </w:r>
      <w:r w:rsidRPr="00EB23D1">
        <w:rPr>
          <w:sz w:val="24"/>
          <w:szCs w:val="24"/>
        </w:rPr>
        <w:lastRenderedPageBreak/>
        <w:t>classes and more balanced datasets. The 5.4-fold improvement over random baseline and 22-fold improvement over current generic conversion validate the classification-based recommendation paradigm as commercially compelling in the Ugandan prepaid context, where collaborative filtering is structurally unsuitable due to sparse user-item interaction matrices.</w:t>
      </w:r>
    </w:p>
    <w:p w14:paraId="358E3412" w14:textId="77777777" w:rsidR="008D52E0" w:rsidRPr="00EB23D1" w:rsidRDefault="008D52E0">
      <w:pPr>
        <w:spacing w:line="480" w:lineRule="auto"/>
        <w:rPr>
          <w:sz w:val="24"/>
          <w:szCs w:val="24"/>
        </w:rPr>
      </w:pPr>
    </w:p>
    <w:p w14:paraId="2B7054A8" w14:textId="77777777" w:rsidR="008D52E0" w:rsidRPr="00EB23D1" w:rsidRDefault="00000000">
      <w:pPr>
        <w:spacing w:before="120" w:line="480" w:lineRule="auto"/>
        <w:rPr>
          <w:sz w:val="24"/>
          <w:szCs w:val="24"/>
        </w:rPr>
      </w:pPr>
      <w:r w:rsidRPr="00EB23D1">
        <w:rPr>
          <w:b/>
          <w:bCs/>
          <w:i/>
          <w:iCs/>
          <w:sz w:val="24"/>
          <w:szCs w:val="24"/>
        </w:rPr>
        <w:t>5.4 Qualitative Validation</w:t>
      </w:r>
    </w:p>
    <w:p w14:paraId="0F6C7AC4" w14:textId="77777777" w:rsidR="008D52E0" w:rsidRPr="00EB23D1" w:rsidRDefault="00000000">
      <w:pPr>
        <w:spacing w:line="480" w:lineRule="auto"/>
        <w:jc w:val="both"/>
        <w:rPr>
          <w:sz w:val="24"/>
          <w:szCs w:val="24"/>
        </w:rPr>
      </w:pPr>
      <w:r w:rsidRPr="00EB23D1">
        <w:rPr>
          <w:sz w:val="24"/>
          <w:szCs w:val="24"/>
        </w:rPr>
        <w:t>Four themes from practitioner interviews converge with and extend the quantitative findings. Theme 1 (ARPU limitation) confirms the statistical finding is operationally recognised. Theme 2 (OCS infrastructure readiness) confirms that SPEND_PER_MINUTE and Voice Intensity are computable in real time from existing OCS records — a confirmation statistical analysis alone cannot provide. Themes 3 and 4 confirm market appetite for personalised recommendation and governance requirements, directly shaping the practical recommendations.</w:t>
      </w:r>
    </w:p>
    <w:p w14:paraId="4FAE5A7D" w14:textId="77777777" w:rsidR="008D52E0" w:rsidRPr="00EB23D1" w:rsidRDefault="008D52E0">
      <w:pPr>
        <w:spacing w:line="480" w:lineRule="auto"/>
        <w:rPr>
          <w:sz w:val="24"/>
          <w:szCs w:val="24"/>
        </w:rPr>
      </w:pPr>
    </w:p>
    <w:p w14:paraId="646DFD74" w14:textId="77777777" w:rsidR="00EB23D1" w:rsidRPr="00EB23D1" w:rsidRDefault="00EB23D1">
      <w:pPr>
        <w:rPr>
          <w:b/>
          <w:bCs/>
          <w:sz w:val="24"/>
          <w:szCs w:val="24"/>
        </w:rPr>
      </w:pPr>
      <w:r w:rsidRPr="00EB23D1">
        <w:rPr>
          <w:b/>
          <w:bCs/>
          <w:sz w:val="24"/>
          <w:szCs w:val="24"/>
        </w:rPr>
        <w:br w:type="page"/>
      </w:r>
    </w:p>
    <w:p w14:paraId="6ED24A78" w14:textId="26429C2C" w:rsidR="008D52E0" w:rsidRPr="00EB23D1" w:rsidRDefault="00000000">
      <w:pPr>
        <w:spacing w:before="240" w:line="480" w:lineRule="auto"/>
        <w:rPr>
          <w:sz w:val="24"/>
          <w:szCs w:val="24"/>
        </w:rPr>
      </w:pPr>
      <w:r w:rsidRPr="00EB23D1">
        <w:rPr>
          <w:b/>
          <w:bCs/>
          <w:sz w:val="24"/>
          <w:szCs w:val="24"/>
        </w:rPr>
        <w:lastRenderedPageBreak/>
        <w:t>6. Practical Implications</w:t>
      </w:r>
    </w:p>
    <w:p w14:paraId="147FCE5D" w14:textId="77777777" w:rsidR="008D52E0" w:rsidRPr="00EB23D1" w:rsidRDefault="00000000">
      <w:pPr>
        <w:spacing w:line="480" w:lineRule="auto"/>
        <w:jc w:val="both"/>
        <w:rPr>
          <w:sz w:val="24"/>
          <w:szCs w:val="24"/>
        </w:rPr>
      </w:pPr>
      <w:r w:rsidRPr="00EB23D1">
        <w:rPr>
          <w:sz w:val="24"/>
          <w:szCs w:val="24"/>
        </w:rPr>
        <w:t>Three evidence-based recommendations are formulated for mobile network operators in emerging prepaid markets. First, deploy a Voice Intensity-triggered personalised recommendation engine: activate the XGBoost model when a subscriber's calls-per-active-day exceeds their 30-day rolling average by 20%, and surface a higher-tier offer when their SPEND_PER_MINUTE exceeds the segment median. This operationalises the intent-based Push-Pull-Mooring trigger without new infrastructure. Second, enrich segmentation with device generation, preferred purchase channel, and geographic region — all confirmed statistically significant, all already in existing production tables, requiring no new data collection. Third, establish model governance: a minimum 90-day randomised A/B test; weekly F1-Score monitoring against the 0.661 baseline; quarterly retraining cycles; and a closed-loop recommendation outcome logging system.</w:t>
      </w:r>
    </w:p>
    <w:p w14:paraId="061C8780" w14:textId="77777777" w:rsidR="008D52E0" w:rsidRPr="00EB23D1" w:rsidRDefault="008D52E0">
      <w:pPr>
        <w:spacing w:line="480" w:lineRule="auto"/>
        <w:rPr>
          <w:sz w:val="24"/>
          <w:szCs w:val="24"/>
        </w:rPr>
      </w:pPr>
    </w:p>
    <w:p w14:paraId="44E90DC6" w14:textId="77777777" w:rsidR="00EB23D1" w:rsidRPr="00EB23D1" w:rsidRDefault="00EB23D1">
      <w:pPr>
        <w:rPr>
          <w:b/>
          <w:bCs/>
          <w:sz w:val="24"/>
          <w:szCs w:val="24"/>
        </w:rPr>
      </w:pPr>
      <w:r w:rsidRPr="00EB23D1">
        <w:rPr>
          <w:b/>
          <w:bCs/>
          <w:sz w:val="24"/>
          <w:szCs w:val="24"/>
        </w:rPr>
        <w:br w:type="page"/>
      </w:r>
    </w:p>
    <w:p w14:paraId="0F86F871" w14:textId="6AA13131" w:rsidR="008D52E0" w:rsidRPr="00EB23D1" w:rsidRDefault="00000000">
      <w:pPr>
        <w:spacing w:before="240" w:line="480" w:lineRule="auto"/>
        <w:rPr>
          <w:sz w:val="24"/>
          <w:szCs w:val="24"/>
        </w:rPr>
      </w:pPr>
      <w:r w:rsidRPr="00EB23D1">
        <w:rPr>
          <w:b/>
          <w:bCs/>
          <w:sz w:val="24"/>
          <w:szCs w:val="24"/>
        </w:rPr>
        <w:lastRenderedPageBreak/>
        <w:t>7. Limitations and Future Research</w:t>
      </w:r>
    </w:p>
    <w:p w14:paraId="47F5D0B5" w14:textId="77777777" w:rsidR="008D52E0" w:rsidRPr="00EB23D1" w:rsidRDefault="00000000">
      <w:pPr>
        <w:spacing w:line="480" w:lineRule="auto"/>
        <w:jc w:val="both"/>
        <w:rPr>
          <w:sz w:val="24"/>
          <w:szCs w:val="24"/>
        </w:rPr>
      </w:pPr>
      <w:r w:rsidRPr="00EB23D1">
        <w:rPr>
          <w:sz w:val="24"/>
          <w:szCs w:val="24"/>
        </w:rPr>
        <w:t>Four limitations are acknowledged. First, severe class imbalance: Silver comprised 53.3% of the dataset while Diamond contained only 34 subscribers, leaving minority-class F1-Scores substantially below the majority despite capped SMOTE. Future research should explore cost-sensitive learning. Second, bundle catalogue mismatch: 267 of 738 bundle IDs matched between purchase timing data and the current catalogue; historical catalogue integration would resolve this. Third, geographic scope: the dataset covers Central Uganda only, limiting generalisation to rural populations. Fourth, simulated projections: the business impact figures derive from a simulated pilot and external benchmarks rather than a live deployment; a randomised A/B test is the essential confirmatory step.</w:t>
      </w:r>
    </w:p>
    <w:p w14:paraId="3C54786F" w14:textId="77777777" w:rsidR="008D52E0" w:rsidRPr="00EB23D1" w:rsidRDefault="008D52E0">
      <w:pPr>
        <w:spacing w:line="480" w:lineRule="auto"/>
        <w:rPr>
          <w:sz w:val="24"/>
          <w:szCs w:val="24"/>
        </w:rPr>
      </w:pPr>
    </w:p>
    <w:p w14:paraId="0F9D1B82" w14:textId="77777777" w:rsidR="008D52E0" w:rsidRPr="00EB23D1" w:rsidRDefault="00000000">
      <w:pPr>
        <w:spacing w:line="480" w:lineRule="auto"/>
        <w:jc w:val="both"/>
        <w:rPr>
          <w:sz w:val="24"/>
          <w:szCs w:val="24"/>
        </w:rPr>
      </w:pPr>
      <w:r w:rsidRPr="00EB23D1">
        <w:rPr>
          <w:sz w:val="24"/>
          <w:szCs w:val="24"/>
        </w:rPr>
        <w:t>Future research priorities include: live A/B test validation; SHAP (SHapley Additive exPlanations) implementation for per-subscriber explanation (Lundberg &amp; Lee, 2017); Deep Reinforcement Learning for dynamic policy optimisation (Deldjoo et al., 2024); and 12-month observation windows to capture annual seasonal patterns.</w:t>
      </w:r>
    </w:p>
    <w:p w14:paraId="19351442" w14:textId="77777777" w:rsidR="008D52E0" w:rsidRPr="00EB23D1" w:rsidRDefault="008D52E0">
      <w:pPr>
        <w:spacing w:line="480" w:lineRule="auto"/>
        <w:rPr>
          <w:sz w:val="24"/>
          <w:szCs w:val="24"/>
        </w:rPr>
      </w:pPr>
    </w:p>
    <w:p w14:paraId="28AF1D8E" w14:textId="77777777" w:rsidR="00EB23D1" w:rsidRPr="00EB23D1" w:rsidRDefault="00EB23D1">
      <w:pPr>
        <w:rPr>
          <w:b/>
          <w:bCs/>
          <w:sz w:val="24"/>
          <w:szCs w:val="24"/>
        </w:rPr>
      </w:pPr>
      <w:r w:rsidRPr="00EB23D1">
        <w:rPr>
          <w:b/>
          <w:bCs/>
          <w:sz w:val="24"/>
          <w:szCs w:val="24"/>
        </w:rPr>
        <w:br w:type="page"/>
      </w:r>
    </w:p>
    <w:p w14:paraId="2456ED23" w14:textId="3BC25120" w:rsidR="008D52E0" w:rsidRPr="00EB23D1" w:rsidRDefault="00000000">
      <w:pPr>
        <w:spacing w:before="240" w:line="480" w:lineRule="auto"/>
        <w:rPr>
          <w:sz w:val="24"/>
          <w:szCs w:val="24"/>
        </w:rPr>
      </w:pPr>
      <w:r w:rsidRPr="00EB23D1">
        <w:rPr>
          <w:b/>
          <w:bCs/>
          <w:sz w:val="24"/>
          <w:szCs w:val="24"/>
        </w:rPr>
        <w:lastRenderedPageBreak/>
        <w:t>8. Conclusion</w:t>
      </w:r>
    </w:p>
    <w:p w14:paraId="35D4244B" w14:textId="77777777" w:rsidR="008D52E0" w:rsidRPr="00EB23D1" w:rsidRDefault="00000000">
      <w:pPr>
        <w:spacing w:line="480" w:lineRule="auto"/>
        <w:jc w:val="both"/>
        <w:rPr>
          <w:sz w:val="24"/>
          <w:szCs w:val="24"/>
        </w:rPr>
      </w:pPr>
      <w:r w:rsidRPr="00EB23D1">
        <w:rPr>
          <w:sz w:val="24"/>
          <w:szCs w:val="24"/>
        </w:rPr>
        <w:t xml:space="preserve">This study establishes that spending efficiency — not spending volume — is the more powerful predictor of voice bundle tier preference in the Ugandan prepaid market. Spend per Minute ranks second among 35 features, directly challenging the theoretical basis of ARPU banding. Combined with Voice Intensity as a real-time intent-based trigger, these findings provide mobile operators in emerging African prepaid markets with a deployable alternative to broadcast campaigns: a classification-based recommendation engine operating on behavioural signals already present in existing network infrastructure. XGBoost achieves a 5.4-fold improvement over random baseline on an 8-class problem using 1,458,900 real subscriber records — the first such validation on </w:t>
      </w:r>
      <w:commentRangeStart w:id="81"/>
      <w:r w:rsidRPr="00EB23D1">
        <w:rPr>
          <w:sz w:val="24"/>
          <w:szCs w:val="24"/>
        </w:rPr>
        <w:t xml:space="preserve">proprietary East African operator data </w:t>
      </w:r>
      <w:commentRangeEnd w:id="81"/>
      <w:r w:rsidR="00811834" w:rsidRPr="00EB23D1">
        <w:rPr>
          <w:rStyle w:val="CommentReference"/>
          <w:sz w:val="24"/>
          <w:szCs w:val="24"/>
        </w:rPr>
        <w:commentReference w:id="81"/>
      </w:r>
      <w:r w:rsidRPr="00EB23D1">
        <w:rPr>
          <w:sz w:val="24"/>
          <w:szCs w:val="24"/>
        </w:rPr>
        <w:t>— projecting a 22-fold improvement over current generic conversion rates. The framework is open-source and reproducible, enabling adaptation across Sub-Saharan Africa and other emerging prepaid telecom markets.</w:t>
      </w:r>
    </w:p>
    <w:p w14:paraId="26811D26" w14:textId="77777777" w:rsidR="008D52E0" w:rsidRPr="00EB23D1" w:rsidRDefault="00000000">
      <w:pPr>
        <w:rPr>
          <w:sz w:val="24"/>
          <w:szCs w:val="24"/>
        </w:rPr>
      </w:pPr>
      <w:r w:rsidRPr="00EB23D1">
        <w:rPr>
          <w:sz w:val="24"/>
          <w:szCs w:val="24"/>
        </w:rPr>
        <w:br/>
      </w:r>
    </w:p>
    <w:p w14:paraId="626A1F20" w14:textId="77777777" w:rsidR="00EB23D1" w:rsidRPr="00EB23D1" w:rsidRDefault="00EB23D1">
      <w:pPr>
        <w:rPr>
          <w:b/>
          <w:bCs/>
          <w:sz w:val="24"/>
          <w:szCs w:val="24"/>
        </w:rPr>
      </w:pPr>
      <w:r w:rsidRPr="00EB23D1">
        <w:rPr>
          <w:b/>
          <w:bCs/>
          <w:sz w:val="24"/>
          <w:szCs w:val="24"/>
        </w:rPr>
        <w:br w:type="page"/>
      </w:r>
    </w:p>
    <w:p w14:paraId="424814B8" w14:textId="610D9DC3" w:rsidR="008D52E0" w:rsidRPr="00EB23D1" w:rsidRDefault="00000000">
      <w:pPr>
        <w:spacing w:before="240" w:line="480" w:lineRule="auto"/>
        <w:rPr>
          <w:sz w:val="24"/>
          <w:szCs w:val="24"/>
        </w:rPr>
      </w:pPr>
      <w:r w:rsidRPr="00EB23D1">
        <w:rPr>
          <w:b/>
          <w:bCs/>
          <w:sz w:val="24"/>
          <w:szCs w:val="24"/>
        </w:rPr>
        <w:lastRenderedPageBreak/>
        <w:t>References</w:t>
      </w:r>
    </w:p>
    <w:p w14:paraId="624FAF7B" w14:textId="77777777" w:rsidR="008D52E0" w:rsidRPr="00EB23D1" w:rsidRDefault="008D52E0">
      <w:pPr>
        <w:spacing w:line="480" w:lineRule="auto"/>
        <w:rPr>
          <w:sz w:val="24"/>
          <w:szCs w:val="24"/>
        </w:rPr>
      </w:pPr>
    </w:p>
    <w:p w14:paraId="260BFD51" w14:textId="77777777" w:rsidR="008D52E0" w:rsidRPr="00EB23D1" w:rsidRDefault="00000000">
      <w:pPr>
        <w:spacing w:line="480" w:lineRule="auto"/>
        <w:ind w:hanging="720"/>
        <w:rPr>
          <w:sz w:val="24"/>
          <w:szCs w:val="24"/>
        </w:rPr>
      </w:pPr>
      <w:r w:rsidRPr="00EB23D1">
        <w:rPr>
          <w:sz w:val="24"/>
          <w:szCs w:val="24"/>
        </w:rPr>
        <w:t>Aggarwal, C. C. (2016). Recommender systems: The textbook. Springer.</w:t>
      </w:r>
    </w:p>
    <w:p w14:paraId="3501DB07" w14:textId="77777777" w:rsidR="008D52E0" w:rsidRPr="00EB23D1" w:rsidRDefault="00000000">
      <w:pPr>
        <w:spacing w:line="480" w:lineRule="auto"/>
        <w:ind w:hanging="720"/>
        <w:rPr>
          <w:sz w:val="24"/>
          <w:szCs w:val="24"/>
        </w:rPr>
      </w:pPr>
      <w:r w:rsidRPr="00EB23D1">
        <w:rPr>
          <w:sz w:val="24"/>
          <w:szCs w:val="24"/>
        </w:rPr>
        <w:t>Airtel Uganda. (2024). Interim financial results for the six-month period ended 30 June 2024. Airtel Uganda Limited.</w:t>
      </w:r>
    </w:p>
    <w:p w14:paraId="233C63C7" w14:textId="77777777" w:rsidR="008D52E0" w:rsidRPr="00EB23D1" w:rsidRDefault="00000000">
      <w:pPr>
        <w:spacing w:line="480" w:lineRule="auto"/>
        <w:ind w:hanging="720"/>
        <w:rPr>
          <w:sz w:val="24"/>
          <w:szCs w:val="24"/>
        </w:rPr>
      </w:pPr>
      <w:r w:rsidRPr="00EB23D1">
        <w:rPr>
          <w:sz w:val="24"/>
          <w:szCs w:val="24"/>
        </w:rPr>
        <w:t>Al-Mashraie, M., Chung, S. H., &amp; Jeon, H. W. (2020). Customer switching behaviour analysis in the telecom industry via the push-pull-mooring framework. IEEE Access, 8, 45471–45484.</w:t>
      </w:r>
    </w:p>
    <w:p w14:paraId="5ECC80AA" w14:textId="77777777" w:rsidR="008D52E0" w:rsidRPr="00EB23D1" w:rsidRDefault="00000000">
      <w:pPr>
        <w:spacing w:line="480" w:lineRule="auto"/>
        <w:ind w:hanging="720"/>
        <w:rPr>
          <w:sz w:val="24"/>
          <w:szCs w:val="24"/>
        </w:rPr>
      </w:pPr>
      <w:r w:rsidRPr="00EB23D1">
        <w:rPr>
          <w:sz w:val="24"/>
          <w:szCs w:val="24"/>
        </w:rPr>
        <w:t>Alotaibi, M. Z., &amp; Haq, M. A. (2024). Customer churn prediction for telecommunication companies using machine learning and ensemble methods. Engineering, Technology &amp; Applied Science Research, 14(3), 14572–14578.</w:t>
      </w:r>
    </w:p>
    <w:p w14:paraId="6670DC83" w14:textId="77777777" w:rsidR="008D52E0" w:rsidRPr="00EB23D1" w:rsidRDefault="00000000">
      <w:pPr>
        <w:spacing w:line="480" w:lineRule="auto"/>
        <w:ind w:hanging="720"/>
        <w:rPr>
          <w:sz w:val="24"/>
          <w:szCs w:val="24"/>
        </w:rPr>
      </w:pPr>
      <w:r w:rsidRPr="00EB23D1">
        <w:rPr>
          <w:sz w:val="24"/>
          <w:szCs w:val="24"/>
        </w:rPr>
        <w:t>Chang, C. H., Chung, Y. L., &amp; Tsai, Y. T. (2024). Prediction of customer churn behaviour in the telecommunication industry using machine learning models. Algorithms, 17(6), 231.</w:t>
      </w:r>
    </w:p>
    <w:p w14:paraId="12C876DE" w14:textId="77777777" w:rsidR="008D52E0" w:rsidRPr="00EB23D1" w:rsidRDefault="00000000">
      <w:pPr>
        <w:spacing w:line="480" w:lineRule="auto"/>
        <w:ind w:hanging="720"/>
        <w:rPr>
          <w:sz w:val="24"/>
          <w:szCs w:val="24"/>
        </w:rPr>
      </w:pPr>
      <w:r w:rsidRPr="00EB23D1">
        <w:rPr>
          <w:sz w:val="24"/>
          <w:szCs w:val="24"/>
        </w:rPr>
        <w:t>Cohen, J. (1988). Statistical power analysis for the behavioural sciences (2nd ed.). Lawrence Erlbaum Associates.</w:t>
      </w:r>
    </w:p>
    <w:p w14:paraId="2F84DDFE" w14:textId="77777777" w:rsidR="008D52E0" w:rsidRPr="00EB23D1" w:rsidRDefault="00000000">
      <w:pPr>
        <w:spacing w:line="480" w:lineRule="auto"/>
        <w:ind w:hanging="720"/>
        <w:rPr>
          <w:sz w:val="24"/>
          <w:szCs w:val="24"/>
        </w:rPr>
      </w:pPr>
      <w:r w:rsidRPr="00EB23D1">
        <w:rPr>
          <w:sz w:val="24"/>
          <w:szCs w:val="24"/>
        </w:rPr>
        <w:t>Creswell, J. W., &amp; Creswell, J. D. (2018). Research design: Qualitative, quantitative, and mixed methods approaches. SAGE Publications.</w:t>
      </w:r>
    </w:p>
    <w:p w14:paraId="17452DB8" w14:textId="77777777" w:rsidR="008D52E0" w:rsidRPr="00EB23D1" w:rsidRDefault="00000000">
      <w:pPr>
        <w:spacing w:line="480" w:lineRule="auto"/>
        <w:ind w:hanging="720"/>
        <w:rPr>
          <w:sz w:val="24"/>
          <w:szCs w:val="24"/>
        </w:rPr>
      </w:pPr>
      <w:r w:rsidRPr="00EB23D1">
        <w:rPr>
          <w:sz w:val="24"/>
          <w:szCs w:val="24"/>
        </w:rPr>
        <w:t>Deldjoo, Y., He, Z., McAuley, J., Korikov, A., Sanner, S., Ramisa, A., Vidal, R., Sathiamoorthy, M., Kasirzadeh, A., &amp; Milano, S. (2024). A review of modern recommender systems using generative models. arXiv:2404.00579.</w:t>
      </w:r>
    </w:p>
    <w:p w14:paraId="53F7BA84" w14:textId="77777777" w:rsidR="008D52E0" w:rsidRPr="00EB23D1" w:rsidRDefault="00000000">
      <w:pPr>
        <w:spacing w:line="480" w:lineRule="auto"/>
        <w:ind w:hanging="720"/>
        <w:rPr>
          <w:sz w:val="24"/>
          <w:szCs w:val="24"/>
        </w:rPr>
      </w:pPr>
      <w:r w:rsidRPr="00EB23D1">
        <w:rPr>
          <w:sz w:val="24"/>
          <w:szCs w:val="24"/>
        </w:rPr>
        <w:t>Government of Uganda. (2019). The Data Protection and Privacy Act, 2019. Uganda Gazette No. 25, Vol. CXII.</w:t>
      </w:r>
    </w:p>
    <w:p w14:paraId="61BB4F84" w14:textId="77777777" w:rsidR="008D52E0" w:rsidRPr="00EB23D1" w:rsidRDefault="00000000">
      <w:pPr>
        <w:spacing w:line="480" w:lineRule="auto"/>
        <w:ind w:hanging="720"/>
        <w:rPr>
          <w:sz w:val="24"/>
          <w:szCs w:val="24"/>
        </w:rPr>
      </w:pPr>
      <w:r w:rsidRPr="00EB23D1">
        <w:rPr>
          <w:sz w:val="24"/>
          <w:szCs w:val="24"/>
        </w:rPr>
        <w:t>Koren, Y., Bell, R., &amp; Volinsky, C. (2009). Matrix factorisation techniques for recommender systems. Computer, 42(8), 30–37.</w:t>
      </w:r>
    </w:p>
    <w:p w14:paraId="69E65491" w14:textId="77777777" w:rsidR="008D52E0" w:rsidRPr="00EB23D1" w:rsidRDefault="00000000">
      <w:pPr>
        <w:spacing w:line="480" w:lineRule="auto"/>
        <w:ind w:hanging="720"/>
        <w:rPr>
          <w:sz w:val="24"/>
          <w:szCs w:val="24"/>
        </w:rPr>
      </w:pPr>
      <w:r w:rsidRPr="00EB23D1">
        <w:rPr>
          <w:sz w:val="24"/>
          <w:szCs w:val="24"/>
        </w:rPr>
        <w:lastRenderedPageBreak/>
        <w:t>Kotler, P., &amp; Keller, K. L. (2016). Marketing management (15th ed.). Pearson Education.</w:t>
      </w:r>
    </w:p>
    <w:p w14:paraId="444721CE" w14:textId="77777777" w:rsidR="008D52E0" w:rsidRPr="00EB23D1" w:rsidRDefault="00000000">
      <w:pPr>
        <w:spacing w:line="480" w:lineRule="auto"/>
        <w:ind w:hanging="720"/>
        <w:rPr>
          <w:sz w:val="24"/>
          <w:szCs w:val="24"/>
        </w:rPr>
      </w:pPr>
      <w:r w:rsidRPr="00EB23D1">
        <w:rPr>
          <w:sz w:val="24"/>
          <w:szCs w:val="24"/>
        </w:rPr>
        <w:t>Lundberg, S. M., &amp; Lee, S. I. (2017). A unified approach to interpreting model predictions. Advances in Neural Information Processing Systems, 30, 4765–4774.</w:t>
      </w:r>
    </w:p>
    <w:p w14:paraId="77E8C196" w14:textId="77777777" w:rsidR="008D52E0" w:rsidRPr="00EB23D1" w:rsidRDefault="00000000">
      <w:pPr>
        <w:spacing w:line="480" w:lineRule="auto"/>
        <w:ind w:hanging="720"/>
        <w:rPr>
          <w:sz w:val="24"/>
          <w:szCs w:val="24"/>
        </w:rPr>
      </w:pPr>
      <w:r w:rsidRPr="00EB23D1">
        <w:rPr>
          <w:sz w:val="24"/>
          <w:szCs w:val="24"/>
        </w:rPr>
        <w:t>McKinsey &amp; Company. (2022). Personalising the customer experience: Driving differentiation in telco. McKinsey Global Institute.</w:t>
      </w:r>
    </w:p>
    <w:p w14:paraId="37578AF5" w14:textId="77777777" w:rsidR="008D52E0" w:rsidRPr="00EB23D1" w:rsidRDefault="00000000">
      <w:pPr>
        <w:spacing w:line="480" w:lineRule="auto"/>
        <w:ind w:hanging="720"/>
        <w:rPr>
          <w:sz w:val="24"/>
          <w:szCs w:val="24"/>
        </w:rPr>
      </w:pPr>
      <w:r w:rsidRPr="00EB23D1">
        <w:rPr>
          <w:sz w:val="24"/>
          <w:szCs w:val="24"/>
        </w:rPr>
        <w:t>Sarwar, B. M., Karypis, G., Konstan, J. A., &amp; Riedl, J. (2001). Item-based collaborative filtering recommendation algorithms. Proceedings of the 10th International Conference on World Wide Web (pp. 285–295). ACM.</w:t>
      </w:r>
    </w:p>
    <w:p w14:paraId="347AAF66" w14:textId="77777777" w:rsidR="008D52E0" w:rsidRPr="00EB23D1" w:rsidRDefault="00000000">
      <w:pPr>
        <w:spacing w:line="480" w:lineRule="auto"/>
        <w:ind w:hanging="720"/>
        <w:rPr>
          <w:sz w:val="24"/>
          <w:szCs w:val="24"/>
        </w:rPr>
      </w:pPr>
      <w:r w:rsidRPr="00EB23D1">
        <w:rPr>
          <w:sz w:val="24"/>
          <w:szCs w:val="24"/>
        </w:rPr>
        <w:t>Saunders, M., Lewis, P., &amp; Thornhill, A. (2019). Research methods for business students (8th ed.). Pearson Education.</w:t>
      </w:r>
    </w:p>
    <w:p w14:paraId="61A7A016" w14:textId="77777777" w:rsidR="008D52E0" w:rsidRPr="00EB23D1" w:rsidRDefault="00000000">
      <w:pPr>
        <w:spacing w:line="480" w:lineRule="auto"/>
        <w:ind w:hanging="720"/>
        <w:rPr>
          <w:sz w:val="24"/>
          <w:szCs w:val="24"/>
        </w:rPr>
      </w:pPr>
      <w:r w:rsidRPr="00EB23D1">
        <w:rPr>
          <w:sz w:val="24"/>
          <w:szCs w:val="24"/>
        </w:rPr>
        <w:t>Singh, V., Gupta, P., &amp; Sharma, R. (2025). Feature engineering for machine learning-based customer segmentation in telecom. International Journal of Advanced Computer Science and Applications, 16(1), 102–113.</w:t>
      </w:r>
    </w:p>
    <w:p w14:paraId="76B5697E" w14:textId="77777777" w:rsidR="008D52E0" w:rsidRPr="00EB23D1" w:rsidRDefault="00000000">
      <w:pPr>
        <w:spacing w:line="480" w:lineRule="auto"/>
        <w:ind w:hanging="720"/>
        <w:rPr>
          <w:sz w:val="24"/>
          <w:szCs w:val="24"/>
        </w:rPr>
      </w:pPr>
      <w:r w:rsidRPr="00EB23D1">
        <w:rPr>
          <w:sz w:val="24"/>
          <w:szCs w:val="24"/>
        </w:rPr>
        <w:t>Uganda Communications Commission. (2024). Annual market performance report 2023/2024. Uganda Communications Commission.</w:t>
      </w:r>
    </w:p>
    <w:p w14:paraId="289D107E" w14:textId="77777777" w:rsidR="008D52E0" w:rsidRPr="00EB23D1" w:rsidRDefault="00000000">
      <w:pPr>
        <w:spacing w:line="480" w:lineRule="auto"/>
        <w:ind w:hanging="720"/>
        <w:rPr>
          <w:sz w:val="24"/>
          <w:szCs w:val="24"/>
        </w:rPr>
      </w:pPr>
      <w:r w:rsidRPr="00EB23D1">
        <w:rPr>
          <w:sz w:val="24"/>
          <w:szCs w:val="24"/>
        </w:rPr>
        <w:t>Wassouf, W. N., Alkhatib, R., Salloum, K., &amp; Balloul, S. (2020). Predictive analytics using big data for increased customer loyalty: Syriatel telecom company case study. Journal of Big Data, 7(1), 29.</w:t>
      </w:r>
    </w:p>
    <w:p w14:paraId="2C8E8612" w14:textId="77777777" w:rsidR="008D52E0" w:rsidRPr="00EB23D1" w:rsidRDefault="00000000">
      <w:pPr>
        <w:spacing w:line="480" w:lineRule="auto"/>
        <w:ind w:hanging="720"/>
        <w:rPr>
          <w:sz w:val="24"/>
          <w:szCs w:val="24"/>
        </w:rPr>
      </w:pPr>
      <w:r w:rsidRPr="00EB23D1">
        <w:rPr>
          <w:sz w:val="24"/>
          <w:szCs w:val="24"/>
        </w:rPr>
        <w:t>Yuming, Z., Qian, L., &amp; Wei, C. (2024). A review of machine learning approaches to customer segmentation. Proceedings of the International Conference on E-commerce and Artificial Intelligence (ECAI 2024) (pp. 108–116). SciTePress.</w:t>
      </w:r>
    </w:p>
    <w:p w14:paraId="6A851370" w14:textId="5B921E11" w:rsidR="008D52E0" w:rsidRPr="00EB23D1" w:rsidRDefault="00000000" w:rsidP="00896EEC">
      <w:pPr>
        <w:spacing w:line="480" w:lineRule="auto"/>
        <w:ind w:hanging="720"/>
        <w:rPr>
          <w:sz w:val="24"/>
          <w:szCs w:val="24"/>
        </w:rPr>
      </w:pPr>
      <w:r w:rsidRPr="00EB23D1">
        <w:rPr>
          <w:sz w:val="24"/>
          <w:szCs w:val="24"/>
        </w:rPr>
        <w:t>Zhao, Y., Shao, Z., Zhao, W., Han, J., Zheng, Q., &amp; Jing, R. (2023). Combining unsupervised and supervised classification for customer value discovery in the telecom industry. Computing, 105, 1395–1417.</w:t>
      </w:r>
    </w:p>
    <w:p w14:paraId="6B0BFF59" w14:textId="3E004572" w:rsidR="008D52E0" w:rsidRPr="00EB23D1" w:rsidDel="00811834" w:rsidRDefault="00000000" w:rsidP="003F2628">
      <w:pPr>
        <w:spacing w:line="480" w:lineRule="auto"/>
        <w:jc w:val="center"/>
        <w:rPr>
          <w:del w:id="82" w:author="Daphne Bitalo" w:date="2026-08-28T10:57:00Z" w16du:dateUtc="2026-08-28T07:57:00Z"/>
          <w:sz w:val="24"/>
          <w:szCs w:val="24"/>
        </w:rPr>
      </w:pPr>
      <w:del w:id="83" w:author="Daphne Bitalo" w:date="2026-08-28T10:57:00Z" w16du:dateUtc="2026-08-28T07:57:00Z">
        <w:r w:rsidRPr="00EB23D1" w:rsidDel="00811834">
          <w:rPr>
            <w:b/>
            <w:bCs/>
            <w:sz w:val="24"/>
            <w:szCs w:val="24"/>
          </w:rPr>
          <w:lastRenderedPageBreak/>
          <w:delText>Table 1</w:delText>
        </w:r>
      </w:del>
    </w:p>
    <w:p w14:paraId="039DE01C" w14:textId="3F22371E" w:rsidR="008D52E0" w:rsidRPr="00EB23D1" w:rsidDel="00811834" w:rsidRDefault="00000000" w:rsidP="003F2628">
      <w:pPr>
        <w:spacing w:line="480" w:lineRule="auto"/>
        <w:jc w:val="center"/>
        <w:rPr>
          <w:del w:id="84" w:author="Daphne Bitalo" w:date="2026-08-28T10:57:00Z" w16du:dateUtc="2026-08-28T07:57:00Z"/>
          <w:sz w:val="24"/>
          <w:szCs w:val="24"/>
        </w:rPr>
      </w:pPr>
      <w:del w:id="85" w:author="Daphne Bitalo" w:date="2026-08-28T10:57:00Z" w16du:dateUtc="2026-08-28T07:57:00Z">
        <w:r w:rsidRPr="00EB23D1" w:rsidDel="00811834">
          <w:rPr>
            <w:sz w:val="24"/>
            <w:szCs w:val="24"/>
          </w:rPr>
          <w:delText>Comparative Performance of Machine Learning Models on the 8-Class Voice Bundle Segment Classification Task</w:delText>
        </w:r>
      </w:del>
    </w:p>
    <w:p w14:paraId="1CB5E403" w14:textId="4258AF52" w:rsidR="00811834" w:rsidRPr="00811834" w:rsidRDefault="00811834" w:rsidP="00811834">
      <w:pPr>
        <w:pStyle w:val="Caption"/>
        <w:keepNext/>
        <w:rPr>
          <w:ins w:id="86" w:author="Daphne Bitalo" w:date="2026-08-28T10:56:00Z" w16du:dateUtc="2026-08-28T07:56:00Z"/>
          <w:sz w:val="24"/>
          <w:szCs w:val="24"/>
          <w:rPrChange w:id="87" w:author="Daphne Bitalo" w:date="2026-08-28T10:56:00Z" w16du:dateUtc="2026-08-28T07:56:00Z">
            <w:rPr>
              <w:ins w:id="88" w:author="Daphne Bitalo" w:date="2026-08-28T10:56:00Z" w16du:dateUtc="2026-08-28T07:56:00Z"/>
            </w:rPr>
          </w:rPrChange>
        </w:rPr>
        <w:pPrChange w:id="89" w:author="Daphne Bitalo" w:date="2026-08-28T10:56:00Z" w16du:dateUtc="2026-08-28T07:56:00Z">
          <w:pPr/>
        </w:pPrChange>
      </w:pPr>
      <w:ins w:id="90" w:author="Daphne Bitalo" w:date="2026-08-28T10:56:00Z" w16du:dateUtc="2026-08-28T07:56:00Z">
        <w:r w:rsidRPr="00811834">
          <w:rPr>
            <w:sz w:val="24"/>
            <w:szCs w:val="24"/>
            <w:rPrChange w:id="91" w:author="Daphne Bitalo" w:date="2026-08-28T10:56:00Z" w16du:dateUtc="2026-08-28T07:56:00Z">
              <w:rPr/>
            </w:rPrChange>
          </w:rPr>
          <w:t xml:space="preserve">Table </w:t>
        </w:r>
        <w:r w:rsidRPr="00811834">
          <w:rPr>
            <w:sz w:val="24"/>
            <w:szCs w:val="24"/>
            <w:rPrChange w:id="92" w:author="Daphne Bitalo" w:date="2026-08-28T10:56:00Z" w16du:dateUtc="2026-08-28T07:56:00Z">
              <w:rPr/>
            </w:rPrChange>
          </w:rPr>
          <w:fldChar w:fldCharType="begin"/>
        </w:r>
        <w:r w:rsidRPr="00811834">
          <w:rPr>
            <w:sz w:val="24"/>
            <w:szCs w:val="24"/>
            <w:rPrChange w:id="93" w:author="Daphne Bitalo" w:date="2026-08-28T10:56:00Z" w16du:dateUtc="2026-08-28T07:56:00Z">
              <w:rPr/>
            </w:rPrChange>
          </w:rPr>
          <w:instrText xml:space="preserve"> SEQ Table \* ARABIC </w:instrText>
        </w:r>
      </w:ins>
      <w:r w:rsidRPr="00811834">
        <w:rPr>
          <w:sz w:val="24"/>
          <w:szCs w:val="24"/>
          <w:rPrChange w:id="94" w:author="Daphne Bitalo" w:date="2026-08-28T10:56:00Z" w16du:dateUtc="2026-08-28T07:56:00Z">
            <w:rPr/>
          </w:rPrChange>
        </w:rPr>
        <w:fldChar w:fldCharType="separate"/>
      </w:r>
      <w:ins w:id="95" w:author="Daphne Bitalo" w:date="2026-08-28T10:56:00Z" w16du:dateUtc="2026-08-28T07:56:00Z">
        <w:r w:rsidRPr="00811834">
          <w:rPr>
            <w:noProof/>
            <w:sz w:val="24"/>
            <w:szCs w:val="24"/>
            <w:rPrChange w:id="96" w:author="Daphne Bitalo" w:date="2026-08-28T10:56:00Z" w16du:dateUtc="2026-08-28T07:56:00Z">
              <w:rPr>
                <w:noProof/>
              </w:rPr>
            </w:rPrChange>
          </w:rPr>
          <w:t>1</w:t>
        </w:r>
        <w:r w:rsidRPr="00811834">
          <w:rPr>
            <w:sz w:val="24"/>
            <w:szCs w:val="24"/>
            <w:rPrChange w:id="97" w:author="Daphne Bitalo" w:date="2026-08-28T10:56:00Z" w16du:dateUtc="2026-08-28T07:56:00Z">
              <w:rPr/>
            </w:rPrChange>
          </w:rPr>
          <w:fldChar w:fldCharType="end"/>
        </w:r>
        <w:r w:rsidRPr="00811834">
          <w:rPr>
            <w:sz w:val="24"/>
            <w:szCs w:val="24"/>
            <w:rPrChange w:id="98" w:author="Daphne Bitalo" w:date="2026-08-28T10:56:00Z" w16du:dateUtc="2026-08-28T07:56:00Z">
              <w:rPr/>
            </w:rPrChange>
          </w:rPr>
          <w:t xml:space="preserve">: </w:t>
        </w:r>
        <w:r w:rsidRPr="00811834">
          <w:rPr>
            <w:i w:val="0"/>
            <w:iCs w:val="0"/>
            <w:sz w:val="24"/>
            <w:szCs w:val="24"/>
            <w:rPrChange w:id="99" w:author="Daphne Bitalo" w:date="2026-08-28T10:57:00Z" w16du:dateUtc="2026-08-28T07:57:00Z">
              <w:rPr/>
            </w:rPrChange>
          </w:rPr>
          <w:t>Comparative Performance of Machine Learning Models on the 8-Class Voice Bundle Segment Classification Task</w:t>
        </w:r>
      </w:ins>
    </w:p>
    <w:tbl>
      <w:tblPr>
        <w:tblStyle w:val="PlainTable2"/>
        <w:tblW w:w="9360" w:type="dxa"/>
        <w:tblBorders>
          <w:top w:val="single" w:sz="4" w:space="0" w:color="auto"/>
          <w:bottom w:val="single" w:sz="4" w:space="0" w:color="auto"/>
        </w:tblBorders>
        <w:tblLook w:val="0000" w:firstRow="0" w:lastRow="0" w:firstColumn="0" w:lastColumn="0" w:noHBand="0" w:noVBand="0"/>
        <w:tblPrChange w:id="100" w:author="Daphne Bitalo" w:date="2026-08-28T10:55:00Z" w16du:dateUtc="2026-08-28T07:55:00Z">
          <w:tblPr>
            <w:tblStyle w:val="PlainTable2"/>
            <w:tblW w:w="9360" w:type="dxa"/>
            <w:tblLook w:val="0000" w:firstRow="0" w:lastRow="0" w:firstColumn="0" w:lastColumn="0" w:noHBand="0" w:noVBand="0"/>
          </w:tblPr>
        </w:tblPrChange>
      </w:tblPr>
      <w:tblGrid>
        <w:gridCol w:w="2808"/>
        <w:gridCol w:w="1638"/>
        <w:gridCol w:w="1638"/>
        <w:gridCol w:w="1638"/>
        <w:gridCol w:w="1638"/>
        <w:tblGridChange w:id="101">
          <w:tblGrid>
            <w:gridCol w:w="5"/>
            <w:gridCol w:w="2803"/>
            <w:gridCol w:w="5"/>
            <w:gridCol w:w="1633"/>
            <w:gridCol w:w="5"/>
            <w:gridCol w:w="1633"/>
            <w:gridCol w:w="5"/>
            <w:gridCol w:w="1633"/>
            <w:gridCol w:w="5"/>
            <w:gridCol w:w="1633"/>
            <w:gridCol w:w="5"/>
          </w:tblGrid>
        </w:tblGridChange>
      </w:tblGrid>
      <w:tr w:rsidR="008D52E0" w:rsidRPr="00EB23D1" w14:paraId="1CC1DAC3" w14:textId="77777777" w:rsidTr="00811834">
        <w:trPr>
          <w:cnfStyle w:val="000000100000" w:firstRow="0" w:lastRow="0" w:firstColumn="0" w:lastColumn="0" w:oddVBand="0" w:evenVBand="0" w:oddHBand="1" w:evenHBand="0" w:firstRowFirstColumn="0" w:firstRowLastColumn="0" w:lastRowFirstColumn="0" w:lastRowLastColumn="0"/>
          <w:trPrChange w:id="102"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single" w:sz="4" w:space="0" w:color="auto"/>
              <w:left w:val="none" w:sz="0" w:space="0" w:color="auto"/>
              <w:bottom w:val="single" w:sz="4" w:space="0" w:color="auto"/>
              <w:right w:val="none" w:sz="0" w:space="0" w:color="auto"/>
            </w:tcBorders>
            <w:tcPrChange w:id="103" w:author="Daphne Bitalo" w:date="2026-08-28T10:55:00Z" w16du:dateUtc="2026-08-28T07:55:00Z">
              <w:tcPr>
                <w:tcW w:w="2808" w:type="dxa"/>
                <w:gridSpan w:val="2"/>
              </w:tcPr>
            </w:tcPrChange>
          </w:tcPr>
          <w:p w14:paraId="5AAB3D2E"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Model</w:t>
            </w:r>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04" w:author="Daphne Bitalo" w:date="2026-08-28T10:55:00Z" w16du:dateUtc="2026-08-28T07:55:00Z">
              <w:tcPr>
                <w:tcW w:w="1638" w:type="dxa"/>
                <w:gridSpan w:val="2"/>
              </w:tcPr>
            </w:tcPrChange>
          </w:tcPr>
          <w:p w14:paraId="7656F196"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b/>
                <w:bCs/>
                <w:sz w:val="24"/>
                <w:szCs w:val="24"/>
              </w:rPr>
              <w:t>Accuracy</w:t>
            </w:r>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05" w:author="Daphne Bitalo" w:date="2026-08-28T10:55:00Z" w16du:dateUtc="2026-08-28T07:55:00Z">
              <w:tcPr>
                <w:tcW w:w="1638" w:type="dxa"/>
                <w:gridSpan w:val="2"/>
              </w:tcPr>
            </w:tcPrChange>
          </w:tcPr>
          <w:p w14:paraId="007F0C92"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Precision</w:t>
            </w:r>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06" w:author="Daphne Bitalo" w:date="2026-08-28T10:55:00Z" w16du:dateUtc="2026-08-28T07:55:00Z">
              <w:tcPr>
                <w:tcW w:w="1638" w:type="dxa"/>
                <w:gridSpan w:val="2"/>
              </w:tcPr>
            </w:tcPrChange>
          </w:tcPr>
          <w:p w14:paraId="2511E0EF"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b/>
                <w:bCs/>
                <w:sz w:val="24"/>
                <w:szCs w:val="24"/>
              </w:rPr>
              <w:t>Recall</w:t>
            </w:r>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07" w:author="Daphne Bitalo" w:date="2026-08-28T10:55:00Z" w16du:dateUtc="2026-08-28T07:55:00Z">
              <w:tcPr>
                <w:tcW w:w="1638" w:type="dxa"/>
                <w:gridSpan w:val="2"/>
              </w:tcPr>
            </w:tcPrChange>
          </w:tcPr>
          <w:p w14:paraId="39EEE487"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F1-Score</w:t>
            </w:r>
          </w:p>
        </w:tc>
      </w:tr>
      <w:tr w:rsidR="008D52E0" w:rsidRPr="00EB23D1" w14:paraId="20D2EA87" w14:textId="77777777" w:rsidTr="00811834">
        <w:trPr>
          <w:trPrChange w:id="108"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single" w:sz="4" w:space="0" w:color="auto"/>
              <w:left w:val="none" w:sz="0" w:space="0" w:color="auto"/>
              <w:right w:val="none" w:sz="0" w:space="0" w:color="auto"/>
            </w:tcBorders>
            <w:tcPrChange w:id="109" w:author="Daphne Bitalo" w:date="2026-08-28T10:55:00Z" w16du:dateUtc="2026-08-28T07:55:00Z">
              <w:tcPr>
                <w:tcW w:w="2808" w:type="dxa"/>
                <w:gridSpan w:val="2"/>
              </w:tcPr>
            </w:tcPrChange>
          </w:tcPr>
          <w:p w14:paraId="53F22030" w14:textId="77777777" w:rsidR="008D52E0" w:rsidRPr="00EB23D1" w:rsidRDefault="00000000">
            <w:pPr>
              <w:spacing w:line="480" w:lineRule="auto"/>
              <w:rPr>
                <w:sz w:val="24"/>
                <w:szCs w:val="24"/>
              </w:rPr>
            </w:pPr>
            <w:r w:rsidRPr="00EB23D1">
              <w:rPr>
                <w:sz w:val="24"/>
                <w:szCs w:val="24"/>
              </w:rPr>
              <w:t>Logistic Regression (baseline)</w:t>
            </w:r>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10" w:author="Daphne Bitalo" w:date="2026-08-28T10:55:00Z" w16du:dateUtc="2026-08-28T07:55:00Z">
              <w:tcPr>
                <w:tcW w:w="1638" w:type="dxa"/>
                <w:gridSpan w:val="2"/>
              </w:tcPr>
            </w:tcPrChange>
          </w:tcPr>
          <w:p w14:paraId="0AC9B7DE" w14:textId="77777777" w:rsidR="008D52E0" w:rsidRPr="00EB23D1" w:rsidRDefault="00000000">
            <w:pPr>
              <w:spacing w:line="480" w:lineRule="auto"/>
              <w:rPr>
                <w:sz w:val="24"/>
                <w:szCs w:val="24"/>
              </w:rPr>
            </w:pPr>
            <w:r w:rsidRPr="00EB23D1">
              <w:rPr>
                <w:sz w:val="24"/>
                <w:szCs w:val="24"/>
              </w:rPr>
              <w:t>0.533</w:t>
            </w:r>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11" w:author="Daphne Bitalo" w:date="2026-08-28T10:55:00Z" w16du:dateUtc="2026-08-28T07:55:00Z">
              <w:tcPr>
                <w:tcW w:w="1638" w:type="dxa"/>
                <w:gridSpan w:val="2"/>
              </w:tcPr>
            </w:tcPrChange>
          </w:tcPr>
          <w:p w14:paraId="779F7EBC" w14:textId="77777777" w:rsidR="008D52E0" w:rsidRPr="00EB23D1" w:rsidRDefault="00000000">
            <w:pPr>
              <w:spacing w:line="480" w:lineRule="auto"/>
              <w:rPr>
                <w:sz w:val="24"/>
                <w:szCs w:val="24"/>
              </w:rPr>
            </w:pPr>
            <w:r w:rsidRPr="00EB23D1">
              <w:rPr>
                <w:sz w:val="24"/>
                <w:szCs w:val="24"/>
              </w:rPr>
              <w:t>0.433</w:t>
            </w:r>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12" w:author="Daphne Bitalo" w:date="2026-08-28T10:55:00Z" w16du:dateUtc="2026-08-28T07:55:00Z">
              <w:tcPr>
                <w:tcW w:w="1638" w:type="dxa"/>
                <w:gridSpan w:val="2"/>
              </w:tcPr>
            </w:tcPrChange>
          </w:tcPr>
          <w:p w14:paraId="3CCDF040" w14:textId="77777777" w:rsidR="008D52E0" w:rsidRPr="00EB23D1" w:rsidRDefault="00000000">
            <w:pPr>
              <w:spacing w:line="480" w:lineRule="auto"/>
              <w:rPr>
                <w:sz w:val="24"/>
                <w:szCs w:val="24"/>
              </w:rPr>
            </w:pPr>
            <w:r w:rsidRPr="00EB23D1">
              <w:rPr>
                <w:sz w:val="24"/>
                <w:szCs w:val="24"/>
              </w:rPr>
              <w:t>0.533</w:t>
            </w:r>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13" w:author="Daphne Bitalo" w:date="2026-08-28T10:55:00Z" w16du:dateUtc="2026-08-28T07:55:00Z">
              <w:tcPr>
                <w:tcW w:w="1638" w:type="dxa"/>
                <w:gridSpan w:val="2"/>
              </w:tcPr>
            </w:tcPrChange>
          </w:tcPr>
          <w:p w14:paraId="4386AE20" w14:textId="77777777" w:rsidR="008D52E0" w:rsidRPr="00EB23D1" w:rsidRDefault="00000000">
            <w:pPr>
              <w:spacing w:line="480" w:lineRule="auto"/>
              <w:rPr>
                <w:sz w:val="24"/>
                <w:szCs w:val="24"/>
              </w:rPr>
            </w:pPr>
            <w:r w:rsidRPr="00EB23D1">
              <w:rPr>
                <w:sz w:val="24"/>
                <w:szCs w:val="24"/>
              </w:rPr>
              <w:t>0.447</w:t>
            </w:r>
          </w:p>
        </w:tc>
      </w:tr>
      <w:tr w:rsidR="008D52E0" w:rsidRPr="00EB23D1" w14:paraId="1D1F6FCE" w14:textId="77777777" w:rsidTr="00811834">
        <w:trPr>
          <w:cnfStyle w:val="000000100000" w:firstRow="0" w:lastRow="0" w:firstColumn="0" w:lastColumn="0" w:oddVBand="0" w:evenVBand="0" w:oddHBand="1" w:evenHBand="0" w:firstRowFirstColumn="0" w:firstRowLastColumn="0" w:lastRowFirstColumn="0" w:lastRowLastColumn="0"/>
          <w:trPrChange w:id="114"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none" w:sz="0" w:space="0" w:color="auto"/>
              <w:left w:val="none" w:sz="0" w:space="0" w:color="auto"/>
              <w:bottom w:val="none" w:sz="0" w:space="0" w:color="auto"/>
              <w:right w:val="none" w:sz="0" w:space="0" w:color="auto"/>
            </w:tcBorders>
            <w:tcPrChange w:id="115" w:author="Daphne Bitalo" w:date="2026-08-28T10:55:00Z" w16du:dateUtc="2026-08-28T07:55:00Z">
              <w:tcPr>
                <w:tcW w:w="2808" w:type="dxa"/>
                <w:gridSpan w:val="2"/>
              </w:tcPr>
            </w:tcPrChange>
          </w:tcPr>
          <w:p w14:paraId="567BFBE8"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sz w:val="24"/>
                <w:szCs w:val="24"/>
              </w:rPr>
              <w:t>Decision Tree</w:t>
            </w:r>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16" w:author="Daphne Bitalo" w:date="2026-08-28T10:55:00Z" w16du:dateUtc="2026-08-28T07:55:00Z">
              <w:tcPr>
                <w:tcW w:w="1638" w:type="dxa"/>
                <w:gridSpan w:val="2"/>
              </w:tcPr>
            </w:tcPrChange>
          </w:tcPr>
          <w:p w14:paraId="6D7BDC54"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sz w:val="24"/>
                <w:szCs w:val="24"/>
              </w:rPr>
              <w:t>0.661</w:t>
            </w:r>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17" w:author="Daphne Bitalo" w:date="2026-08-28T10:55:00Z" w16du:dateUtc="2026-08-28T07:55:00Z">
              <w:tcPr>
                <w:tcW w:w="1638" w:type="dxa"/>
                <w:gridSpan w:val="2"/>
              </w:tcPr>
            </w:tcPrChange>
          </w:tcPr>
          <w:p w14:paraId="43C075AE"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sz w:val="24"/>
                <w:szCs w:val="24"/>
              </w:rPr>
              <w:t>0.650</w:t>
            </w:r>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18" w:author="Daphne Bitalo" w:date="2026-08-28T10:55:00Z" w16du:dateUtc="2026-08-28T07:55:00Z">
              <w:tcPr>
                <w:tcW w:w="1638" w:type="dxa"/>
                <w:gridSpan w:val="2"/>
              </w:tcPr>
            </w:tcPrChange>
          </w:tcPr>
          <w:p w14:paraId="496F7518"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sz w:val="24"/>
                <w:szCs w:val="24"/>
              </w:rPr>
              <w:t>0.661</w:t>
            </w:r>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19" w:author="Daphne Bitalo" w:date="2026-08-28T10:55:00Z" w16du:dateUtc="2026-08-28T07:55:00Z">
              <w:tcPr>
                <w:tcW w:w="1638" w:type="dxa"/>
                <w:gridSpan w:val="2"/>
              </w:tcPr>
            </w:tcPrChange>
          </w:tcPr>
          <w:p w14:paraId="53EBEE3D"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sz w:val="24"/>
                <w:szCs w:val="24"/>
              </w:rPr>
              <w:t>0.634</w:t>
            </w:r>
          </w:p>
        </w:tc>
      </w:tr>
      <w:tr w:rsidR="008D52E0" w:rsidRPr="00EB23D1" w14:paraId="699B5398" w14:textId="77777777" w:rsidTr="00811834">
        <w:trPr>
          <w:trPrChange w:id="120"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left w:val="none" w:sz="0" w:space="0" w:color="auto"/>
              <w:right w:val="none" w:sz="0" w:space="0" w:color="auto"/>
            </w:tcBorders>
            <w:tcPrChange w:id="121" w:author="Daphne Bitalo" w:date="2026-08-28T10:55:00Z" w16du:dateUtc="2026-08-28T07:55:00Z">
              <w:tcPr>
                <w:tcW w:w="2808" w:type="dxa"/>
                <w:gridSpan w:val="2"/>
              </w:tcPr>
            </w:tcPrChange>
          </w:tcPr>
          <w:p w14:paraId="5A10FCEA" w14:textId="77777777" w:rsidR="008D52E0" w:rsidRPr="00EB23D1" w:rsidRDefault="00000000">
            <w:pPr>
              <w:spacing w:line="480" w:lineRule="auto"/>
              <w:rPr>
                <w:sz w:val="24"/>
                <w:szCs w:val="24"/>
              </w:rPr>
            </w:pPr>
            <w:r w:rsidRPr="00EB23D1">
              <w:rPr>
                <w:sz w:val="24"/>
                <w:szCs w:val="24"/>
              </w:rPr>
              <w:t>Random Forest</w:t>
            </w:r>
          </w:p>
        </w:tc>
        <w:tc>
          <w:tcPr>
            <w:cnfStyle w:val="000001000000" w:firstRow="0" w:lastRow="0" w:firstColumn="0" w:lastColumn="0" w:oddVBand="0" w:evenVBand="1" w:oddHBand="0" w:evenHBand="0" w:firstRowFirstColumn="0" w:firstRowLastColumn="0" w:lastRowFirstColumn="0" w:lastRowLastColumn="0"/>
            <w:tcW w:w="1638" w:type="dxa"/>
            <w:tcBorders>
              <w:left w:val="none" w:sz="0" w:space="0" w:color="auto"/>
              <w:right w:val="none" w:sz="0" w:space="0" w:color="auto"/>
            </w:tcBorders>
            <w:tcPrChange w:id="122" w:author="Daphne Bitalo" w:date="2026-08-28T10:55:00Z" w16du:dateUtc="2026-08-28T07:55:00Z">
              <w:tcPr>
                <w:tcW w:w="1638" w:type="dxa"/>
                <w:gridSpan w:val="2"/>
              </w:tcPr>
            </w:tcPrChange>
          </w:tcPr>
          <w:p w14:paraId="58C376FF" w14:textId="77777777" w:rsidR="008D52E0" w:rsidRPr="00EB23D1" w:rsidRDefault="00000000">
            <w:pPr>
              <w:spacing w:line="480" w:lineRule="auto"/>
              <w:rPr>
                <w:sz w:val="24"/>
                <w:szCs w:val="24"/>
              </w:rPr>
            </w:pPr>
            <w:r w:rsidRPr="00EB23D1">
              <w:rPr>
                <w:sz w:val="24"/>
                <w:szCs w:val="24"/>
              </w:rPr>
              <w:t>0.673</w:t>
            </w:r>
          </w:p>
        </w:tc>
        <w:tc>
          <w:tcPr>
            <w:cnfStyle w:val="000010000000" w:firstRow="0" w:lastRow="0" w:firstColumn="0" w:lastColumn="0" w:oddVBand="1" w:evenVBand="0" w:oddHBand="0" w:evenHBand="0" w:firstRowFirstColumn="0" w:firstRowLastColumn="0" w:lastRowFirstColumn="0" w:lastRowLastColumn="0"/>
            <w:tcW w:w="1638" w:type="dxa"/>
            <w:tcBorders>
              <w:left w:val="none" w:sz="0" w:space="0" w:color="auto"/>
              <w:right w:val="none" w:sz="0" w:space="0" w:color="auto"/>
            </w:tcBorders>
            <w:tcPrChange w:id="123" w:author="Daphne Bitalo" w:date="2026-08-28T10:55:00Z" w16du:dateUtc="2026-08-28T07:55:00Z">
              <w:tcPr>
                <w:tcW w:w="1638" w:type="dxa"/>
                <w:gridSpan w:val="2"/>
              </w:tcPr>
            </w:tcPrChange>
          </w:tcPr>
          <w:p w14:paraId="5DB8F43E" w14:textId="77777777" w:rsidR="008D52E0" w:rsidRPr="00EB23D1" w:rsidRDefault="00000000">
            <w:pPr>
              <w:spacing w:line="480" w:lineRule="auto"/>
              <w:rPr>
                <w:sz w:val="24"/>
                <w:szCs w:val="24"/>
              </w:rPr>
            </w:pPr>
            <w:r w:rsidRPr="00EB23D1">
              <w:rPr>
                <w:sz w:val="24"/>
                <w:szCs w:val="24"/>
              </w:rPr>
              <w:t>0.663</w:t>
            </w:r>
          </w:p>
        </w:tc>
        <w:tc>
          <w:tcPr>
            <w:cnfStyle w:val="000001000000" w:firstRow="0" w:lastRow="0" w:firstColumn="0" w:lastColumn="0" w:oddVBand="0" w:evenVBand="1" w:oddHBand="0" w:evenHBand="0" w:firstRowFirstColumn="0" w:firstRowLastColumn="0" w:lastRowFirstColumn="0" w:lastRowLastColumn="0"/>
            <w:tcW w:w="1638" w:type="dxa"/>
            <w:tcBorders>
              <w:left w:val="none" w:sz="0" w:space="0" w:color="auto"/>
              <w:right w:val="none" w:sz="0" w:space="0" w:color="auto"/>
            </w:tcBorders>
            <w:tcPrChange w:id="124" w:author="Daphne Bitalo" w:date="2026-08-28T10:55:00Z" w16du:dateUtc="2026-08-28T07:55:00Z">
              <w:tcPr>
                <w:tcW w:w="1638" w:type="dxa"/>
                <w:gridSpan w:val="2"/>
              </w:tcPr>
            </w:tcPrChange>
          </w:tcPr>
          <w:p w14:paraId="1B7EE609" w14:textId="77777777" w:rsidR="008D52E0" w:rsidRPr="00EB23D1" w:rsidRDefault="00000000">
            <w:pPr>
              <w:spacing w:line="480" w:lineRule="auto"/>
              <w:rPr>
                <w:sz w:val="24"/>
                <w:szCs w:val="24"/>
              </w:rPr>
            </w:pPr>
            <w:r w:rsidRPr="00EB23D1">
              <w:rPr>
                <w:sz w:val="24"/>
                <w:szCs w:val="24"/>
              </w:rPr>
              <w:t>0.673</w:t>
            </w:r>
          </w:p>
        </w:tc>
        <w:tc>
          <w:tcPr>
            <w:cnfStyle w:val="000010000000" w:firstRow="0" w:lastRow="0" w:firstColumn="0" w:lastColumn="0" w:oddVBand="1" w:evenVBand="0" w:oddHBand="0" w:evenHBand="0" w:firstRowFirstColumn="0" w:firstRowLastColumn="0" w:lastRowFirstColumn="0" w:lastRowLastColumn="0"/>
            <w:tcW w:w="1638" w:type="dxa"/>
            <w:tcBorders>
              <w:left w:val="none" w:sz="0" w:space="0" w:color="auto"/>
              <w:right w:val="none" w:sz="0" w:space="0" w:color="auto"/>
            </w:tcBorders>
            <w:tcPrChange w:id="125" w:author="Daphne Bitalo" w:date="2026-08-28T10:55:00Z" w16du:dateUtc="2026-08-28T07:55:00Z">
              <w:tcPr>
                <w:tcW w:w="1638" w:type="dxa"/>
                <w:gridSpan w:val="2"/>
              </w:tcPr>
            </w:tcPrChange>
          </w:tcPr>
          <w:p w14:paraId="6E4BB63E" w14:textId="77777777" w:rsidR="008D52E0" w:rsidRPr="00EB23D1" w:rsidRDefault="00000000">
            <w:pPr>
              <w:spacing w:line="480" w:lineRule="auto"/>
              <w:rPr>
                <w:sz w:val="24"/>
                <w:szCs w:val="24"/>
              </w:rPr>
            </w:pPr>
            <w:r w:rsidRPr="00EB23D1">
              <w:rPr>
                <w:sz w:val="24"/>
                <w:szCs w:val="24"/>
              </w:rPr>
              <w:t>0.652</w:t>
            </w:r>
          </w:p>
        </w:tc>
      </w:tr>
      <w:tr w:rsidR="008D52E0" w:rsidRPr="00EB23D1" w14:paraId="1543F9D6" w14:textId="77777777" w:rsidTr="00811834">
        <w:trPr>
          <w:cnfStyle w:val="000000100000" w:firstRow="0" w:lastRow="0" w:firstColumn="0" w:lastColumn="0" w:oddVBand="0" w:evenVBand="0" w:oddHBand="1" w:evenHBand="0" w:firstRowFirstColumn="0" w:firstRowLastColumn="0" w:lastRowFirstColumn="0" w:lastRowLastColumn="0"/>
          <w:trPrChange w:id="126"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none" w:sz="0" w:space="0" w:color="auto"/>
              <w:left w:val="none" w:sz="0" w:space="0" w:color="auto"/>
              <w:bottom w:val="none" w:sz="0" w:space="0" w:color="auto"/>
              <w:right w:val="none" w:sz="0" w:space="0" w:color="auto"/>
            </w:tcBorders>
            <w:tcPrChange w:id="127" w:author="Daphne Bitalo" w:date="2026-08-28T10:55:00Z" w16du:dateUtc="2026-08-28T07:55:00Z">
              <w:tcPr>
                <w:tcW w:w="2808" w:type="dxa"/>
                <w:gridSpan w:val="2"/>
              </w:tcPr>
            </w:tcPrChange>
          </w:tcPr>
          <w:p w14:paraId="06E2DDCA"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XGBoost (best)</w:t>
            </w:r>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28" w:author="Daphne Bitalo" w:date="2026-08-28T10:55:00Z" w16du:dateUtc="2026-08-28T07:55:00Z">
              <w:tcPr>
                <w:tcW w:w="1638" w:type="dxa"/>
                <w:gridSpan w:val="2"/>
              </w:tcPr>
            </w:tcPrChange>
          </w:tcPr>
          <w:p w14:paraId="4863539E"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b/>
                <w:bCs/>
                <w:sz w:val="24"/>
                <w:szCs w:val="24"/>
              </w:rPr>
              <w:t>0.680</w:t>
            </w:r>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29" w:author="Daphne Bitalo" w:date="2026-08-28T10:55:00Z" w16du:dateUtc="2026-08-28T07:55:00Z">
              <w:tcPr>
                <w:tcW w:w="1638" w:type="dxa"/>
                <w:gridSpan w:val="2"/>
              </w:tcPr>
            </w:tcPrChange>
          </w:tcPr>
          <w:p w14:paraId="258BA7F2"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0.670</w:t>
            </w:r>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30" w:author="Daphne Bitalo" w:date="2026-08-28T10:55:00Z" w16du:dateUtc="2026-08-28T07:55:00Z">
              <w:tcPr>
                <w:tcW w:w="1638" w:type="dxa"/>
                <w:gridSpan w:val="2"/>
              </w:tcPr>
            </w:tcPrChange>
          </w:tcPr>
          <w:p w14:paraId="79B6B6B1"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b/>
                <w:bCs/>
                <w:sz w:val="24"/>
                <w:szCs w:val="24"/>
              </w:rPr>
              <w:t>0.680</w:t>
            </w:r>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31" w:author="Daphne Bitalo" w:date="2026-08-28T10:55:00Z" w16du:dateUtc="2026-08-28T07:55:00Z">
              <w:tcPr>
                <w:tcW w:w="1638" w:type="dxa"/>
                <w:gridSpan w:val="2"/>
              </w:tcPr>
            </w:tcPrChange>
          </w:tcPr>
          <w:p w14:paraId="718BA4F3"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0.661</w:t>
            </w:r>
          </w:p>
        </w:tc>
      </w:tr>
    </w:tbl>
    <w:p w14:paraId="6BD44E72" w14:textId="77777777" w:rsidR="008D52E0" w:rsidRPr="00EB23D1" w:rsidRDefault="008D52E0">
      <w:pPr>
        <w:spacing w:line="480" w:lineRule="auto"/>
        <w:rPr>
          <w:sz w:val="24"/>
          <w:szCs w:val="24"/>
        </w:rPr>
      </w:pPr>
    </w:p>
    <w:p w14:paraId="4AD26519" w14:textId="77777777" w:rsidR="008D52E0" w:rsidRPr="00EB23D1" w:rsidRDefault="00000000">
      <w:pPr>
        <w:spacing w:line="480" w:lineRule="auto"/>
        <w:rPr>
          <w:sz w:val="24"/>
          <w:szCs w:val="24"/>
        </w:rPr>
      </w:pPr>
      <w:r w:rsidRPr="00EB23D1">
        <w:rPr>
          <w:i/>
          <w:iCs/>
          <w:sz w:val="24"/>
          <w:szCs w:val="24"/>
        </w:rPr>
        <w:t xml:space="preserve">Note. All metrics are </w:t>
      </w:r>
      <w:commentRangeStart w:id="132"/>
      <w:r w:rsidRPr="00EB23D1">
        <w:rPr>
          <w:i/>
          <w:iCs/>
          <w:sz w:val="24"/>
          <w:szCs w:val="24"/>
        </w:rPr>
        <w:t>weighted</w:t>
      </w:r>
      <w:commentRangeEnd w:id="132"/>
      <w:r w:rsidR="00811834" w:rsidRPr="00EB23D1">
        <w:rPr>
          <w:rStyle w:val="CommentReference"/>
          <w:i/>
          <w:iCs/>
          <w:sz w:val="24"/>
          <w:szCs w:val="24"/>
        </w:rPr>
        <w:commentReference w:id="132"/>
      </w:r>
      <w:r w:rsidRPr="00EB23D1">
        <w:rPr>
          <w:i/>
          <w:iCs/>
          <w:sz w:val="24"/>
          <w:szCs w:val="24"/>
        </w:rPr>
        <w:t xml:space="preserve"> averages on the hold-out test set (n = 446,599 real, unaugmented records). Random baseline for 8-class task = 12.5%. F1-Score range across all four models = 0.2146. The binary churn-prediction benchmark of approximately 0.82 F1 (Chang et al., 2024) is not directly comparable to this 8-class task.</w:t>
      </w:r>
    </w:p>
    <w:p w14:paraId="047D4953" w14:textId="77777777" w:rsidR="008D52E0" w:rsidRPr="00EB23D1" w:rsidRDefault="00000000">
      <w:pPr>
        <w:rPr>
          <w:sz w:val="24"/>
          <w:szCs w:val="24"/>
        </w:rPr>
      </w:pPr>
      <w:r w:rsidRPr="00EB23D1">
        <w:rPr>
          <w:sz w:val="24"/>
          <w:szCs w:val="24"/>
        </w:rPr>
        <w:br/>
      </w:r>
    </w:p>
    <w:p w14:paraId="2CA7840C" w14:textId="7D312EB1" w:rsidR="008D52E0" w:rsidRPr="00EB23D1" w:rsidRDefault="00000000" w:rsidP="003F2628">
      <w:pPr>
        <w:spacing w:line="480" w:lineRule="auto"/>
        <w:jc w:val="center"/>
        <w:rPr>
          <w:sz w:val="24"/>
          <w:szCs w:val="24"/>
        </w:rPr>
      </w:pPr>
      <w:commentRangeStart w:id="133"/>
      <w:r w:rsidRPr="00EB23D1">
        <w:rPr>
          <w:b/>
          <w:bCs/>
          <w:sz w:val="24"/>
          <w:szCs w:val="24"/>
        </w:rPr>
        <w:t>Table 2</w:t>
      </w:r>
    </w:p>
    <w:p w14:paraId="51D4E16B" w14:textId="0C9CFA0B" w:rsidR="008D52E0" w:rsidRPr="00EB23D1" w:rsidRDefault="00000000" w:rsidP="003F2628">
      <w:pPr>
        <w:spacing w:line="480" w:lineRule="auto"/>
        <w:jc w:val="center"/>
        <w:rPr>
          <w:sz w:val="24"/>
          <w:szCs w:val="24"/>
        </w:rPr>
      </w:pPr>
      <w:r w:rsidRPr="00EB23D1">
        <w:rPr>
          <w:sz w:val="24"/>
          <w:szCs w:val="24"/>
        </w:rPr>
        <w:t>Top Five Features by Relative Importance — Random Forest Model</w:t>
      </w:r>
      <w:commentRangeEnd w:id="133"/>
      <w:r w:rsidR="00811834" w:rsidRPr="00EB23D1">
        <w:rPr>
          <w:rStyle w:val="CommentReference"/>
          <w:sz w:val="24"/>
          <w:szCs w:val="24"/>
        </w:rPr>
        <w:commentReference w:id="133"/>
      </w:r>
    </w:p>
    <w:tbl>
      <w:tblPr>
        <w:tblStyle w:val="PlainTable2"/>
        <w:tblW w:w="9360" w:type="dxa"/>
        <w:tblBorders>
          <w:top w:val="none" w:sz="0" w:space="0" w:color="auto"/>
          <w:bottom w:val="none" w:sz="0" w:space="0" w:color="auto"/>
        </w:tblBorders>
        <w:tblLook w:val="0000" w:firstRow="0" w:lastRow="0" w:firstColumn="0" w:lastColumn="0" w:noHBand="0" w:noVBand="0"/>
        <w:tblPrChange w:id="134" w:author="Daphne Bitalo" w:date="2026-08-28T11:08:00Z" w16du:dateUtc="2026-08-28T08:08:00Z">
          <w:tblPr>
            <w:tblStyle w:val="PlainTable2"/>
            <w:tblW w:w="9360" w:type="dxa"/>
            <w:tblLook w:val="0000" w:firstRow="0" w:lastRow="0" w:firstColumn="0" w:lastColumn="0" w:noHBand="0" w:noVBand="0"/>
          </w:tblPr>
        </w:tblPrChange>
      </w:tblPr>
      <w:tblGrid>
        <w:gridCol w:w="935"/>
        <w:gridCol w:w="5600"/>
        <w:gridCol w:w="1516"/>
        <w:gridCol w:w="1309"/>
        <w:tblGridChange w:id="135">
          <w:tblGrid>
            <w:gridCol w:w="5"/>
            <w:gridCol w:w="930"/>
            <w:gridCol w:w="5"/>
            <w:gridCol w:w="5595"/>
            <w:gridCol w:w="10"/>
            <w:gridCol w:w="1416"/>
            <w:gridCol w:w="90"/>
            <w:gridCol w:w="1309"/>
            <w:gridCol w:w="5"/>
          </w:tblGrid>
        </w:tblGridChange>
      </w:tblGrid>
      <w:tr w:rsidR="008D52E0" w:rsidRPr="00EB23D1" w14:paraId="3CBB9300" w14:textId="77777777" w:rsidTr="00942500">
        <w:trPr>
          <w:cnfStyle w:val="000000100000" w:firstRow="0" w:lastRow="0" w:firstColumn="0" w:lastColumn="0" w:oddVBand="0" w:evenVBand="0" w:oddHBand="1" w:evenHBand="0" w:firstRowFirstColumn="0" w:firstRowLastColumn="0" w:lastRowFirstColumn="0" w:lastRowLastColumn="0"/>
          <w:trPrChange w:id="136"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single" w:sz="4" w:space="0" w:color="auto"/>
              <w:left w:val="none" w:sz="0" w:space="0" w:color="auto"/>
              <w:bottom w:val="single" w:sz="4" w:space="0" w:color="auto"/>
              <w:right w:val="none" w:sz="0" w:space="0" w:color="auto"/>
            </w:tcBorders>
            <w:tcPrChange w:id="137" w:author="Daphne Bitalo" w:date="2026-08-28T11:08:00Z" w16du:dateUtc="2026-08-28T08:08:00Z">
              <w:tcPr>
                <w:tcW w:w="936" w:type="dxa"/>
                <w:gridSpan w:val="2"/>
              </w:tcPr>
            </w:tcPrChange>
          </w:tcPr>
          <w:p w14:paraId="6ED89D3C"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Rank</w:t>
            </w:r>
          </w:p>
        </w:tc>
        <w:tc>
          <w:tcPr>
            <w:cnfStyle w:val="000001000000" w:firstRow="0" w:lastRow="0" w:firstColumn="0" w:lastColumn="0" w:oddVBand="0" w:evenVBand="1" w:oddHBand="0" w:evenHBand="0" w:firstRowFirstColumn="0" w:firstRowLastColumn="0" w:lastRowFirstColumn="0" w:lastRowLastColumn="0"/>
            <w:tcW w:w="5605" w:type="dxa"/>
            <w:tcBorders>
              <w:top w:val="single" w:sz="4" w:space="0" w:color="auto"/>
              <w:left w:val="none" w:sz="0" w:space="0" w:color="auto"/>
              <w:bottom w:val="single" w:sz="4" w:space="0" w:color="auto"/>
              <w:right w:val="none" w:sz="0" w:space="0" w:color="auto"/>
            </w:tcBorders>
            <w:tcPrChange w:id="138" w:author="Daphne Bitalo" w:date="2026-08-28T11:08:00Z" w16du:dateUtc="2026-08-28T08:08:00Z">
              <w:tcPr>
                <w:tcW w:w="5616" w:type="dxa"/>
                <w:gridSpan w:val="2"/>
              </w:tcPr>
            </w:tcPrChange>
          </w:tcPr>
          <w:p w14:paraId="0714FF10" w14:textId="7B483E2E"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b/>
                <w:bCs/>
                <w:sz w:val="24"/>
                <w:szCs w:val="24"/>
              </w:rPr>
              <w:t>Feature</w:t>
            </w:r>
            <w:r w:rsidR="00D16699">
              <w:rPr>
                <w:b/>
                <w:bCs/>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516" w:type="dxa"/>
            <w:tcBorders>
              <w:top w:val="single" w:sz="4" w:space="0" w:color="auto"/>
              <w:left w:val="none" w:sz="0" w:space="0" w:color="auto"/>
              <w:bottom w:val="single" w:sz="4" w:space="0" w:color="auto"/>
              <w:right w:val="none" w:sz="0" w:space="0" w:color="auto"/>
            </w:tcBorders>
            <w:tcPrChange w:id="139" w:author="Daphne Bitalo" w:date="2026-08-28T11:08:00Z" w16du:dateUtc="2026-08-28T08:08:00Z">
              <w:tcPr>
                <w:tcW w:w="1404" w:type="dxa"/>
              </w:tcPr>
            </w:tcPrChange>
          </w:tcPr>
          <w:p w14:paraId="4B89AA74"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b/>
                <w:bCs/>
                <w:sz w:val="24"/>
                <w:szCs w:val="24"/>
              </w:rPr>
              <w:t>Importance (%)</w:t>
            </w:r>
          </w:p>
        </w:tc>
        <w:tc>
          <w:tcPr>
            <w:cnfStyle w:val="000001000000" w:firstRow="0" w:lastRow="0" w:firstColumn="0" w:lastColumn="0" w:oddVBand="0" w:evenVBand="1" w:oddHBand="0" w:evenHBand="0" w:firstRowFirstColumn="0" w:firstRowLastColumn="0" w:lastRowFirstColumn="0" w:lastRowLastColumn="0"/>
            <w:tcW w:w="1304" w:type="dxa"/>
            <w:tcBorders>
              <w:top w:val="single" w:sz="4" w:space="0" w:color="auto"/>
              <w:left w:val="none" w:sz="0" w:space="0" w:color="auto"/>
              <w:bottom w:val="single" w:sz="4" w:space="0" w:color="auto"/>
              <w:right w:val="none" w:sz="0" w:space="0" w:color="auto"/>
            </w:tcBorders>
            <w:tcPrChange w:id="140" w:author="Daphne Bitalo" w:date="2026-08-28T11:08:00Z" w16du:dateUtc="2026-08-28T08:08:00Z">
              <w:tcPr>
                <w:tcW w:w="1404" w:type="dxa"/>
                <w:gridSpan w:val="3"/>
              </w:tcPr>
            </w:tcPrChange>
          </w:tcPr>
          <w:p w14:paraId="7B5D1355"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b/>
                <w:bCs/>
                <w:sz w:val="24"/>
                <w:szCs w:val="24"/>
              </w:rPr>
              <w:t>Category</w:t>
            </w:r>
          </w:p>
        </w:tc>
      </w:tr>
      <w:tr w:rsidR="008D52E0" w:rsidRPr="00EB23D1" w14:paraId="4DD80171" w14:textId="77777777" w:rsidTr="00942500">
        <w:trPr>
          <w:trPrChange w:id="141"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single" w:sz="4" w:space="0" w:color="auto"/>
              <w:left w:val="none" w:sz="0" w:space="0" w:color="auto"/>
              <w:right w:val="none" w:sz="0" w:space="0" w:color="auto"/>
            </w:tcBorders>
            <w:tcPrChange w:id="142" w:author="Daphne Bitalo" w:date="2026-08-28T11:08:00Z" w16du:dateUtc="2026-08-28T08:08:00Z">
              <w:tcPr>
                <w:tcW w:w="936" w:type="dxa"/>
                <w:gridSpan w:val="2"/>
              </w:tcPr>
            </w:tcPrChange>
          </w:tcPr>
          <w:p w14:paraId="030328DE" w14:textId="77777777" w:rsidR="008D52E0" w:rsidRPr="00EB23D1" w:rsidRDefault="00000000">
            <w:pPr>
              <w:spacing w:line="480" w:lineRule="auto"/>
              <w:rPr>
                <w:sz w:val="24"/>
                <w:szCs w:val="24"/>
              </w:rPr>
            </w:pPr>
            <w:r w:rsidRPr="00EB23D1">
              <w:rPr>
                <w:sz w:val="24"/>
                <w:szCs w:val="24"/>
              </w:rPr>
              <w:t>1</w:t>
            </w:r>
          </w:p>
        </w:tc>
        <w:tc>
          <w:tcPr>
            <w:cnfStyle w:val="000001000000" w:firstRow="0" w:lastRow="0" w:firstColumn="0" w:lastColumn="0" w:oddVBand="0" w:evenVBand="1" w:oddHBand="0" w:evenHBand="0" w:firstRowFirstColumn="0" w:firstRowLastColumn="0" w:lastRowFirstColumn="0" w:lastRowLastColumn="0"/>
            <w:tcW w:w="5605" w:type="dxa"/>
            <w:tcBorders>
              <w:top w:val="single" w:sz="4" w:space="0" w:color="auto"/>
              <w:left w:val="none" w:sz="0" w:space="0" w:color="auto"/>
              <w:right w:val="none" w:sz="0" w:space="0" w:color="auto"/>
            </w:tcBorders>
            <w:tcPrChange w:id="143" w:author="Daphne Bitalo" w:date="2026-08-28T11:08:00Z" w16du:dateUtc="2026-08-28T08:08:00Z">
              <w:tcPr>
                <w:tcW w:w="5616" w:type="dxa"/>
                <w:gridSpan w:val="2"/>
              </w:tcPr>
            </w:tcPrChange>
          </w:tcPr>
          <w:p w14:paraId="2B43732A" w14:textId="77777777" w:rsidR="008D52E0" w:rsidRPr="00EB23D1" w:rsidRDefault="00000000">
            <w:pPr>
              <w:spacing w:line="480" w:lineRule="auto"/>
              <w:rPr>
                <w:sz w:val="24"/>
                <w:szCs w:val="24"/>
              </w:rPr>
            </w:pPr>
            <w:r w:rsidRPr="00EB23D1">
              <w:rPr>
                <w:sz w:val="24"/>
                <w:szCs w:val="24"/>
              </w:rPr>
              <w:t>TOTAL_REVENUE (total subscriber revenue)</w:t>
            </w:r>
          </w:p>
        </w:tc>
        <w:tc>
          <w:tcPr>
            <w:cnfStyle w:val="000010000000" w:firstRow="0" w:lastRow="0" w:firstColumn="0" w:lastColumn="0" w:oddVBand="1" w:evenVBand="0" w:oddHBand="0" w:evenHBand="0" w:firstRowFirstColumn="0" w:firstRowLastColumn="0" w:lastRowFirstColumn="0" w:lastRowLastColumn="0"/>
            <w:tcW w:w="1516" w:type="dxa"/>
            <w:tcBorders>
              <w:top w:val="single" w:sz="4" w:space="0" w:color="auto"/>
              <w:left w:val="none" w:sz="0" w:space="0" w:color="auto"/>
              <w:right w:val="none" w:sz="0" w:space="0" w:color="auto"/>
            </w:tcBorders>
            <w:tcPrChange w:id="144" w:author="Daphne Bitalo" w:date="2026-08-28T11:08:00Z" w16du:dateUtc="2026-08-28T08:08:00Z">
              <w:tcPr>
                <w:tcW w:w="1404" w:type="dxa"/>
              </w:tcPr>
            </w:tcPrChange>
          </w:tcPr>
          <w:p w14:paraId="55A5D3AC" w14:textId="77777777" w:rsidR="008D52E0" w:rsidRPr="00EB23D1" w:rsidRDefault="00000000">
            <w:pPr>
              <w:spacing w:line="480" w:lineRule="auto"/>
              <w:rPr>
                <w:sz w:val="24"/>
                <w:szCs w:val="24"/>
              </w:rPr>
            </w:pPr>
            <w:r w:rsidRPr="00EB23D1">
              <w:rPr>
                <w:sz w:val="24"/>
                <w:szCs w:val="24"/>
              </w:rPr>
              <w:t>18.01%</w:t>
            </w:r>
          </w:p>
        </w:tc>
        <w:tc>
          <w:tcPr>
            <w:cnfStyle w:val="000001000000" w:firstRow="0" w:lastRow="0" w:firstColumn="0" w:lastColumn="0" w:oddVBand="0" w:evenVBand="1" w:oddHBand="0" w:evenHBand="0" w:firstRowFirstColumn="0" w:firstRowLastColumn="0" w:lastRowFirstColumn="0" w:lastRowLastColumn="0"/>
            <w:tcW w:w="1304" w:type="dxa"/>
            <w:tcBorders>
              <w:top w:val="single" w:sz="4" w:space="0" w:color="auto"/>
              <w:left w:val="none" w:sz="0" w:space="0" w:color="auto"/>
              <w:right w:val="none" w:sz="0" w:space="0" w:color="auto"/>
            </w:tcBorders>
            <w:tcPrChange w:id="145" w:author="Daphne Bitalo" w:date="2026-08-28T11:08:00Z" w16du:dateUtc="2026-08-28T08:08:00Z">
              <w:tcPr>
                <w:tcW w:w="1404" w:type="dxa"/>
                <w:gridSpan w:val="3"/>
              </w:tcPr>
            </w:tcPrChange>
          </w:tcPr>
          <w:p w14:paraId="55B64DEB" w14:textId="77777777" w:rsidR="008D52E0" w:rsidRPr="00EB23D1" w:rsidRDefault="00000000">
            <w:pPr>
              <w:spacing w:line="480" w:lineRule="auto"/>
              <w:rPr>
                <w:sz w:val="24"/>
                <w:szCs w:val="24"/>
              </w:rPr>
            </w:pPr>
            <w:r w:rsidRPr="00EB23D1">
              <w:rPr>
                <w:sz w:val="24"/>
                <w:szCs w:val="24"/>
              </w:rPr>
              <w:t>Financial</w:t>
            </w:r>
          </w:p>
        </w:tc>
      </w:tr>
      <w:tr w:rsidR="008D52E0" w:rsidRPr="00EB23D1" w14:paraId="25D47CF2" w14:textId="77777777" w:rsidTr="00942500">
        <w:trPr>
          <w:cnfStyle w:val="000000100000" w:firstRow="0" w:lastRow="0" w:firstColumn="0" w:lastColumn="0" w:oddVBand="0" w:evenVBand="0" w:oddHBand="1" w:evenHBand="0" w:firstRowFirstColumn="0" w:firstRowLastColumn="0" w:lastRowFirstColumn="0" w:lastRowLastColumn="0"/>
          <w:trPrChange w:id="146"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none" w:sz="0" w:space="0" w:color="auto"/>
              <w:left w:val="none" w:sz="0" w:space="0" w:color="auto"/>
              <w:bottom w:val="none" w:sz="0" w:space="0" w:color="auto"/>
              <w:right w:val="none" w:sz="0" w:space="0" w:color="auto"/>
            </w:tcBorders>
            <w:tcPrChange w:id="147" w:author="Daphne Bitalo" w:date="2026-08-28T11:08:00Z" w16du:dateUtc="2026-08-28T08:08:00Z">
              <w:tcPr>
                <w:tcW w:w="936" w:type="dxa"/>
                <w:gridSpan w:val="2"/>
              </w:tcPr>
            </w:tcPrChange>
          </w:tcPr>
          <w:p w14:paraId="72BC3A6B"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sz w:val="24"/>
                <w:szCs w:val="24"/>
              </w:rPr>
              <w:t>2</w:t>
            </w:r>
          </w:p>
        </w:tc>
        <w:tc>
          <w:tcPr>
            <w:cnfStyle w:val="000001000000" w:firstRow="0" w:lastRow="0" w:firstColumn="0" w:lastColumn="0" w:oddVBand="0" w:evenVBand="1" w:oddHBand="0" w:evenHBand="0" w:firstRowFirstColumn="0" w:firstRowLastColumn="0" w:lastRowFirstColumn="0" w:lastRowLastColumn="0"/>
            <w:tcW w:w="5605" w:type="dxa"/>
            <w:tcBorders>
              <w:top w:val="none" w:sz="0" w:space="0" w:color="auto"/>
              <w:left w:val="none" w:sz="0" w:space="0" w:color="auto"/>
              <w:bottom w:val="none" w:sz="0" w:space="0" w:color="auto"/>
              <w:right w:val="none" w:sz="0" w:space="0" w:color="auto"/>
            </w:tcBorders>
            <w:tcPrChange w:id="148" w:author="Daphne Bitalo" w:date="2026-08-28T11:08:00Z" w16du:dateUtc="2026-08-28T08:08:00Z">
              <w:tcPr>
                <w:tcW w:w="5616" w:type="dxa"/>
                <w:gridSpan w:val="2"/>
              </w:tcPr>
            </w:tcPrChange>
          </w:tcPr>
          <w:p w14:paraId="3A1A0A11"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sz w:val="24"/>
                <w:szCs w:val="24"/>
              </w:rPr>
              <w:t>SPEND_PER_MINUTE (total revenue ÷ outgoing minutes)</w:t>
            </w:r>
          </w:p>
        </w:tc>
        <w:tc>
          <w:tcPr>
            <w:cnfStyle w:val="000010000000" w:firstRow="0" w:lastRow="0" w:firstColumn="0" w:lastColumn="0" w:oddVBand="1" w:evenVBand="0" w:oddHBand="0" w:evenHBand="0" w:firstRowFirstColumn="0" w:firstRowLastColumn="0" w:lastRowFirstColumn="0" w:lastRowLastColumn="0"/>
            <w:tcW w:w="1516" w:type="dxa"/>
            <w:tcBorders>
              <w:top w:val="none" w:sz="0" w:space="0" w:color="auto"/>
              <w:left w:val="none" w:sz="0" w:space="0" w:color="auto"/>
              <w:bottom w:val="none" w:sz="0" w:space="0" w:color="auto"/>
              <w:right w:val="none" w:sz="0" w:space="0" w:color="auto"/>
            </w:tcBorders>
            <w:tcPrChange w:id="149" w:author="Daphne Bitalo" w:date="2026-08-28T11:08:00Z" w16du:dateUtc="2026-08-28T08:08:00Z">
              <w:tcPr>
                <w:tcW w:w="1404" w:type="dxa"/>
              </w:tcPr>
            </w:tcPrChange>
          </w:tcPr>
          <w:p w14:paraId="1400F6EF"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sz w:val="24"/>
                <w:szCs w:val="24"/>
              </w:rPr>
              <w:t>6.57%</w:t>
            </w:r>
          </w:p>
        </w:tc>
        <w:tc>
          <w:tcPr>
            <w:cnfStyle w:val="000001000000" w:firstRow="0" w:lastRow="0" w:firstColumn="0" w:lastColumn="0" w:oddVBand="0" w:evenVBand="1" w:oddHBand="0" w:evenHBand="0" w:firstRowFirstColumn="0" w:firstRowLastColumn="0" w:lastRowFirstColumn="0" w:lastRowLastColumn="0"/>
            <w:tcW w:w="1304" w:type="dxa"/>
            <w:tcBorders>
              <w:top w:val="none" w:sz="0" w:space="0" w:color="auto"/>
              <w:left w:val="none" w:sz="0" w:space="0" w:color="auto"/>
              <w:bottom w:val="none" w:sz="0" w:space="0" w:color="auto"/>
              <w:right w:val="none" w:sz="0" w:space="0" w:color="auto"/>
            </w:tcBorders>
            <w:tcPrChange w:id="150" w:author="Daphne Bitalo" w:date="2026-08-28T11:08:00Z" w16du:dateUtc="2026-08-28T08:08:00Z">
              <w:tcPr>
                <w:tcW w:w="1404" w:type="dxa"/>
                <w:gridSpan w:val="3"/>
              </w:tcPr>
            </w:tcPrChange>
          </w:tcPr>
          <w:p w14:paraId="040DF09E"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sz w:val="24"/>
                <w:szCs w:val="24"/>
              </w:rPr>
              <w:t>Engineered</w:t>
            </w:r>
          </w:p>
        </w:tc>
      </w:tr>
      <w:tr w:rsidR="008D52E0" w:rsidRPr="00EB23D1" w14:paraId="1B890F45" w14:textId="77777777" w:rsidTr="00942500">
        <w:trPr>
          <w:trPrChange w:id="151"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left w:val="none" w:sz="0" w:space="0" w:color="auto"/>
              <w:right w:val="none" w:sz="0" w:space="0" w:color="auto"/>
            </w:tcBorders>
            <w:tcPrChange w:id="152" w:author="Daphne Bitalo" w:date="2026-08-28T11:08:00Z" w16du:dateUtc="2026-08-28T08:08:00Z">
              <w:tcPr>
                <w:tcW w:w="936" w:type="dxa"/>
                <w:gridSpan w:val="2"/>
              </w:tcPr>
            </w:tcPrChange>
          </w:tcPr>
          <w:p w14:paraId="63CA1572" w14:textId="77777777" w:rsidR="008D52E0" w:rsidRPr="00EB23D1" w:rsidRDefault="00000000">
            <w:pPr>
              <w:spacing w:line="480" w:lineRule="auto"/>
              <w:rPr>
                <w:sz w:val="24"/>
                <w:szCs w:val="24"/>
              </w:rPr>
            </w:pPr>
            <w:r w:rsidRPr="00EB23D1">
              <w:rPr>
                <w:sz w:val="24"/>
                <w:szCs w:val="24"/>
              </w:rPr>
              <w:t>3</w:t>
            </w:r>
          </w:p>
        </w:tc>
        <w:tc>
          <w:tcPr>
            <w:cnfStyle w:val="000001000000" w:firstRow="0" w:lastRow="0" w:firstColumn="0" w:lastColumn="0" w:oddVBand="0" w:evenVBand="1" w:oddHBand="0" w:evenHBand="0" w:firstRowFirstColumn="0" w:firstRowLastColumn="0" w:lastRowFirstColumn="0" w:lastRowLastColumn="0"/>
            <w:tcW w:w="5605" w:type="dxa"/>
            <w:tcBorders>
              <w:left w:val="none" w:sz="0" w:space="0" w:color="auto"/>
              <w:right w:val="none" w:sz="0" w:space="0" w:color="auto"/>
            </w:tcBorders>
            <w:tcPrChange w:id="153" w:author="Daphne Bitalo" w:date="2026-08-28T11:08:00Z" w16du:dateUtc="2026-08-28T08:08:00Z">
              <w:tcPr>
                <w:tcW w:w="5616" w:type="dxa"/>
                <w:gridSpan w:val="2"/>
              </w:tcPr>
            </w:tcPrChange>
          </w:tcPr>
          <w:p w14:paraId="5AA5A5D5" w14:textId="77777777" w:rsidR="008D52E0" w:rsidRPr="00EB23D1" w:rsidRDefault="00000000">
            <w:pPr>
              <w:spacing w:line="480" w:lineRule="auto"/>
              <w:rPr>
                <w:sz w:val="24"/>
                <w:szCs w:val="24"/>
              </w:rPr>
            </w:pPr>
            <w:r w:rsidRPr="00EB23D1">
              <w:rPr>
                <w:sz w:val="24"/>
                <w:szCs w:val="24"/>
              </w:rPr>
              <w:t>CALLS (total outgoing call count)</w:t>
            </w:r>
          </w:p>
        </w:tc>
        <w:tc>
          <w:tcPr>
            <w:cnfStyle w:val="000010000000" w:firstRow="0" w:lastRow="0" w:firstColumn="0" w:lastColumn="0" w:oddVBand="1" w:evenVBand="0" w:oddHBand="0" w:evenHBand="0" w:firstRowFirstColumn="0" w:firstRowLastColumn="0" w:lastRowFirstColumn="0" w:lastRowLastColumn="0"/>
            <w:tcW w:w="1516" w:type="dxa"/>
            <w:tcBorders>
              <w:left w:val="none" w:sz="0" w:space="0" w:color="auto"/>
              <w:right w:val="none" w:sz="0" w:space="0" w:color="auto"/>
            </w:tcBorders>
            <w:tcPrChange w:id="154" w:author="Daphne Bitalo" w:date="2026-08-28T11:08:00Z" w16du:dateUtc="2026-08-28T08:08:00Z">
              <w:tcPr>
                <w:tcW w:w="1404" w:type="dxa"/>
              </w:tcPr>
            </w:tcPrChange>
          </w:tcPr>
          <w:p w14:paraId="1FD7BA0B" w14:textId="77777777" w:rsidR="008D52E0" w:rsidRPr="00EB23D1" w:rsidRDefault="00000000">
            <w:pPr>
              <w:spacing w:line="480" w:lineRule="auto"/>
              <w:rPr>
                <w:sz w:val="24"/>
                <w:szCs w:val="24"/>
              </w:rPr>
            </w:pPr>
            <w:r w:rsidRPr="00EB23D1">
              <w:rPr>
                <w:sz w:val="24"/>
                <w:szCs w:val="24"/>
              </w:rPr>
              <w:t>5.97%</w:t>
            </w:r>
          </w:p>
        </w:tc>
        <w:tc>
          <w:tcPr>
            <w:cnfStyle w:val="000001000000" w:firstRow="0" w:lastRow="0" w:firstColumn="0" w:lastColumn="0" w:oddVBand="0" w:evenVBand="1" w:oddHBand="0" w:evenHBand="0" w:firstRowFirstColumn="0" w:firstRowLastColumn="0" w:lastRowFirstColumn="0" w:lastRowLastColumn="0"/>
            <w:tcW w:w="1304" w:type="dxa"/>
            <w:tcBorders>
              <w:left w:val="none" w:sz="0" w:space="0" w:color="auto"/>
              <w:right w:val="none" w:sz="0" w:space="0" w:color="auto"/>
            </w:tcBorders>
            <w:tcPrChange w:id="155" w:author="Daphne Bitalo" w:date="2026-08-28T11:08:00Z" w16du:dateUtc="2026-08-28T08:08:00Z">
              <w:tcPr>
                <w:tcW w:w="1404" w:type="dxa"/>
                <w:gridSpan w:val="3"/>
              </w:tcPr>
            </w:tcPrChange>
          </w:tcPr>
          <w:p w14:paraId="3208ED6C" w14:textId="77777777" w:rsidR="008D52E0" w:rsidRPr="00EB23D1" w:rsidRDefault="00000000">
            <w:pPr>
              <w:spacing w:line="480" w:lineRule="auto"/>
              <w:rPr>
                <w:sz w:val="24"/>
                <w:szCs w:val="24"/>
              </w:rPr>
            </w:pPr>
            <w:r w:rsidRPr="00EB23D1">
              <w:rPr>
                <w:sz w:val="24"/>
                <w:szCs w:val="24"/>
              </w:rPr>
              <w:t>Activity</w:t>
            </w:r>
          </w:p>
        </w:tc>
      </w:tr>
      <w:tr w:rsidR="008D52E0" w:rsidRPr="00EB23D1" w14:paraId="0FFCDB15" w14:textId="77777777" w:rsidTr="00942500">
        <w:trPr>
          <w:cnfStyle w:val="000000100000" w:firstRow="0" w:lastRow="0" w:firstColumn="0" w:lastColumn="0" w:oddVBand="0" w:evenVBand="0" w:oddHBand="1" w:evenHBand="0" w:firstRowFirstColumn="0" w:firstRowLastColumn="0" w:lastRowFirstColumn="0" w:lastRowLastColumn="0"/>
          <w:trPrChange w:id="156"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none" w:sz="0" w:space="0" w:color="auto"/>
              <w:left w:val="none" w:sz="0" w:space="0" w:color="auto"/>
              <w:bottom w:val="none" w:sz="0" w:space="0" w:color="auto"/>
              <w:right w:val="none" w:sz="0" w:space="0" w:color="auto"/>
            </w:tcBorders>
            <w:tcPrChange w:id="157" w:author="Daphne Bitalo" w:date="2026-08-28T11:08:00Z" w16du:dateUtc="2026-08-28T08:08:00Z">
              <w:tcPr>
                <w:tcW w:w="936" w:type="dxa"/>
                <w:gridSpan w:val="2"/>
              </w:tcPr>
            </w:tcPrChange>
          </w:tcPr>
          <w:p w14:paraId="741B8508"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sz w:val="24"/>
                <w:szCs w:val="24"/>
              </w:rPr>
              <w:t>4</w:t>
            </w:r>
          </w:p>
        </w:tc>
        <w:tc>
          <w:tcPr>
            <w:cnfStyle w:val="000001000000" w:firstRow="0" w:lastRow="0" w:firstColumn="0" w:lastColumn="0" w:oddVBand="0" w:evenVBand="1" w:oddHBand="0" w:evenHBand="0" w:firstRowFirstColumn="0" w:firstRowLastColumn="0" w:lastRowFirstColumn="0" w:lastRowLastColumn="0"/>
            <w:tcW w:w="5605" w:type="dxa"/>
            <w:tcBorders>
              <w:top w:val="none" w:sz="0" w:space="0" w:color="auto"/>
              <w:left w:val="none" w:sz="0" w:space="0" w:color="auto"/>
              <w:bottom w:val="none" w:sz="0" w:space="0" w:color="auto"/>
              <w:right w:val="none" w:sz="0" w:space="0" w:color="auto"/>
            </w:tcBorders>
            <w:tcPrChange w:id="158" w:author="Daphne Bitalo" w:date="2026-08-28T11:08:00Z" w16du:dateUtc="2026-08-28T08:08:00Z">
              <w:tcPr>
                <w:tcW w:w="5616" w:type="dxa"/>
                <w:gridSpan w:val="2"/>
              </w:tcPr>
            </w:tcPrChange>
          </w:tcPr>
          <w:p w14:paraId="5ECB823C"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sz w:val="24"/>
                <w:szCs w:val="24"/>
              </w:rPr>
              <w:t>VOICE_INTENSITY (total calls ÷ active days)</w:t>
            </w:r>
          </w:p>
        </w:tc>
        <w:tc>
          <w:tcPr>
            <w:cnfStyle w:val="000010000000" w:firstRow="0" w:lastRow="0" w:firstColumn="0" w:lastColumn="0" w:oddVBand="1" w:evenVBand="0" w:oddHBand="0" w:evenHBand="0" w:firstRowFirstColumn="0" w:firstRowLastColumn="0" w:lastRowFirstColumn="0" w:lastRowLastColumn="0"/>
            <w:tcW w:w="1516" w:type="dxa"/>
            <w:tcBorders>
              <w:top w:val="none" w:sz="0" w:space="0" w:color="auto"/>
              <w:left w:val="none" w:sz="0" w:space="0" w:color="auto"/>
              <w:bottom w:val="none" w:sz="0" w:space="0" w:color="auto"/>
              <w:right w:val="none" w:sz="0" w:space="0" w:color="auto"/>
            </w:tcBorders>
            <w:tcPrChange w:id="159" w:author="Daphne Bitalo" w:date="2026-08-28T11:08:00Z" w16du:dateUtc="2026-08-28T08:08:00Z">
              <w:tcPr>
                <w:tcW w:w="1404" w:type="dxa"/>
              </w:tcPr>
            </w:tcPrChange>
          </w:tcPr>
          <w:p w14:paraId="40501B14" w14:textId="77777777" w:rsidR="008D52E0" w:rsidRPr="00EB23D1" w:rsidRDefault="00000000">
            <w:pPr>
              <w:spacing w:line="480" w:lineRule="auto"/>
              <w:cnfStyle w:val="000010100000" w:firstRow="0" w:lastRow="0" w:firstColumn="0" w:lastColumn="0" w:oddVBand="1" w:evenVBand="0" w:oddHBand="1" w:evenHBand="0" w:firstRowFirstColumn="0" w:firstRowLastColumn="0" w:lastRowFirstColumn="0" w:lastRowLastColumn="0"/>
              <w:rPr>
                <w:sz w:val="24"/>
                <w:szCs w:val="24"/>
              </w:rPr>
            </w:pPr>
            <w:r w:rsidRPr="00EB23D1">
              <w:rPr>
                <w:sz w:val="24"/>
                <w:szCs w:val="24"/>
              </w:rPr>
              <w:t>5.87%</w:t>
            </w:r>
          </w:p>
        </w:tc>
        <w:tc>
          <w:tcPr>
            <w:cnfStyle w:val="000001000000" w:firstRow="0" w:lastRow="0" w:firstColumn="0" w:lastColumn="0" w:oddVBand="0" w:evenVBand="1" w:oddHBand="0" w:evenHBand="0" w:firstRowFirstColumn="0" w:firstRowLastColumn="0" w:lastRowFirstColumn="0" w:lastRowLastColumn="0"/>
            <w:tcW w:w="1304" w:type="dxa"/>
            <w:tcBorders>
              <w:top w:val="none" w:sz="0" w:space="0" w:color="auto"/>
              <w:left w:val="none" w:sz="0" w:space="0" w:color="auto"/>
              <w:bottom w:val="none" w:sz="0" w:space="0" w:color="auto"/>
              <w:right w:val="none" w:sz="0" w:space="0" w:color="auto"/>
            </w:tcBorders>
            <w:tcPrChange w:id="160" w:author="Daphne Bitalo" w:date="2026-08-28T11:08:00Z" w16du:dateUtc="2026-08-28T08:08:00Z">
              <w:tcPr>
                <w:tcW w:w="1404" w:type="dxa"/>
                <w:gridSpan w:val="3"/>
              </w:tcPr>
            </w:tcPrChange>
          </w:tcPr>
          <w:p w14:paraId="5C2B9B97" w14:textId="77777777" w:rsidR="008D52E0" w:rsidRPr="00EB23D1" w:rsidRDefault="00000000">
            <w:pPr>
              <w:spacing w:line="480" w:lineRule="auto"/>
              <w:cnfStyle w:val="000001100000" w:firstRow="0" w:lastRow="0" w:firstColumn="0" w:lastColumn="0" w:oddVBand="0" w:evenVBand="1" w:oddHBand="1" w:evenHBand="0" w:firstRowFirstColumn="0" w:firstRowLastColumn="0" w:lastRowFirstColumn="0" w:lastRowLastColumn="0"/>
              <w:rPr>
                <w:sz w:val="24"/>
                <w:szCs w:val="24"/>
              </w:rPr>
            </w:pPr>
            <w:r w:rsidRPr="00EB23D1">
              <w:rPr>
                <w:sz w:val="24"/>
                <w:szCs w:val="24"/>
              </w:rPr>
              <w:t>Engineered</w:t>
            </w:r>
          </w:p>
        </w:tc>
      </w:tr>
      <w:tr w:rsidR="008D52E0" w:rsidRPr="00EB23D1" w14:paraId="227072FB" w14:textId="77777777" w:rsidTr="00942500">
        <w:trPr>
          <w:trPrChange w:id="161"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left w:val="none" w:sz="0" w:space="0" w:color="auto"/>
              <w:bottom w:val="single" w:sz="4" w:space="0" w:color="auto"/>
              <w:right w:val="none" w:sz="0" w:space="0" w:color="auto"/>
            </w:tcBorders>
            <w:tcPrChange w:id="162" w:author="Daphne Bitalo" w:date="2026-08-28T11:08:00Z" w16du:dateUtc="2026-08-28T08:08:00Z">
              <w:tcPr>
                <w:tcW w:w="936" w:type="dxa"/>
                <w:gridSpan w:val="2"/>
              </w:tcPr>
            </w:tcPrChange>
          </w:tcPr>
          <w:p w14:paraId="726D6554" w14:textId="77777777" w:rsidR="008D52E0" w:rsidRPr="00EB23D1" w:rsidRDefault="00000000">
            <w:pPr>
              <w:spacing w:line="480" w:lineRule="auto"/>
              <w:rPr>
                <w:sz w:val="24"/>
                <w:szCs w:val="24"/>
              </w:rPr>
            </w:pPr>
            <w:r w:rsidRPr="00EB23D1">
              <w:rPr>
                <w:sz w:val="24"/>
                <w:szCs w:val="24"/>
              </w:rPr>
              <w:t>5</w:t>
            </w:r>
          </w:p>
        </w:tc>
        <w:tc>
          <w:tcPr>
            <w:cnfStyle w:val="000001000000" w:firstRow="0" w:lastRow="0" w:firstColumn="0" w:lastColumn="0" w:oddVBand="0" w:evenVBand="1" w:oddHBand="0" w:evenHBand="0" w:firstRowFirstColumn="0" w:firstRowLastColumn="0" w:lastRowFirstColumn="0" w:lastRowLastColumn="0"/>
            <w:tcW w:w="5605" w:type="dxa"/>
            <w:tcBorders>
              <w:left w:val="none" w:sz="0" w:space="0" w:color="auto"/>
              <w:bottom w:val="single" w:sz="4" w:space="0" w:color="auto"/>
              <w:right w:val="none" w:sz="0" w:space="0" w:color="auto"/>
            </w:tcBorders>
            <w:tcPrChange w:id="163" w:author="Daphne Bitalo" w:date="2026-08-28T11:08:00Z" w16du:dateUtc="2026-08-28T08:08:00Z">
              <w:tcPr>
                <w:tcW w:w="5616" w:type="dxa"/>
                <w:gridSpan w:val="2"/>
              </w:tcPr>
            </w:tcPrChange>
          </w:tcPr>
          <w:p w14:paraId="69D54A43" w14:textId="77777777" w:rsidR="008D52E0" w:rsidRPr="00EB23D1" w:rsidRDefault="00000000">
            <w:pPr>
              <w:spacing w:line="480" w:lineRule="auto"/>
              <w:rPr>
                <w:sz w:val="24"/>
                <w:szCs w:val="24"/>
              </w:rPr>
            </w:pPr>
            <w:r w:rsidRPr="00EB23D1">
              <w:rPr>
                <w:sz w:val="24"/>
                <w:szCs w:val="24"/>
              </w:rPr>
              <w:t>MOBILE_MONEY (mobile money transaction count)</w:t>
            </w:r>
          </w:p>
        </w:tc>
        <w:tc>
          <w:tcPr>
            <w:cnfStyle w:val="000010000000" w:firstRow="0" w:lastRow="0" w:firstColumn="0" w:lastColumn="0" w:oddVBand="1" w:evenVBand="0" w:oddHBand="0" w:evenHBand="0" w:firstRowFirstColumn="0" w:firstRowLastColumn="0" w:lastRowFirstColumn="0" w:lastRowLastColumn="0"/>
            <w:tcW w:w="1516" w:type="dxa"/>
            <w:tcBorders>
              <w:left w:val="none" w:sz="0" w:space="0" w:color="auto"/>
              <w:bottom w:val="single" w:sz="4" w:space="0" w:color="auto"/>
              <w:right w:val="none" w:sz="0" w:space="0" w:color="auto"/>
            </w:tcBorders>
            <w:tcPrChange w:id="164" w:author="Daphne Bitalo" w:date="2026-08-28T11:08:00Z" w16du:dateUtc="2026-08-28T08:08:00Z">
              <w:tcPr>
                <w:tcW w:w="1404" w:type="dxa"/>
              </w:tcPr>
            </w:tcPrChange>
          </w:tcPr>
          <w:p w14:paraId="368EEB32" w14:textId="77777777" w:rsidR="008D52E0" w:rsidRPr="00EB23D1" w:rsidRDefault="00000000">
            <w:pPr>
              <w:spacing w:line="480" w:lineRule="auto"/>
              <w:rPr>
                <w:sz w:val="24"/>
                <w:szCs w:val="24"/>
              </w:rPr>
            </w:pPr>
            <w:r w:rsidRPr="00EB23D1">
              <w:rPr>
                <w:sz w:val="24"/>
                <w:szCs w:val="24"/>
              </w:rPr>
              <w:t>4.64%</w:t>
            </w:r>
          </w:p>
        </w:tc>
        <w:tc>
          <w:tcPr>
            <w:cnfStyle w:val="000001000000" w:firstRow="0" w:lastRow="0" w:firstColumn="0" w:lastColumn="0" w:oddVBand="0" w:evenVBand="1" w:oddHBand="0" w:evenHBand="0" w:firstRowFirstColumn="0" w:firstRowLastColumn="0" w:lastRowFirstColumn="0" w:lastRowLastColumn="0"/>
            <w:tcW w:w="1304" w:type="dxa"/>
            <w:tcBorders>
              <w:left w:val="none" w:sz="0" w:space="0" w:color="auto"/>
              <w:bottom w:val="single" w:sz="4" w:space="0" w:color="auto"/>
              <w:right w:val="none" w:sz="0" w:space="0" w:color="auto"/>
            </w:tcBorders>
            <w:tcPrChange w:id="165" w:author="Daphne Bitalo" w:date="2026-08-28T11:08:00Z" w16du:dateUtc="2026-08-28T08:08:00Z">
              <w:tcPr>
                <w:tcW w:w="1404" w:type="dxa"/>
                <w:gridSpan w:val="3"/>
              </w:tcPr>
            </w:tcPrChange>
          </w:tcPr>
          <w:p w14:paraId="23E1A47F" w14:textId="77777777" w:rsidR="008D52E0" w:rsidRPr="00EB23D1" w:rsidRDefault="00000000">
            <w:pPr>
              <w:spacing w:line="480" w:lineRule="auto"/>
              <w:rPr>
                <w:sz w:val="24"/>
                <w:szCs w:val="24"/>
              </w:rPr>
            </w:pPr>
            <w:r w:rsidRPr="00EB23D1">
              <w:rPr>
                <w:sz w:val="24"/>
                <w:szCs w:val="24"/>
              </w:rPr>
              <w:t>Financial</w:t>
            </w:r>
          </w:p>
        </w:tc>
      </w:tr>
    </w:tbl>
    <w:p w14:paraId="4EF7CEAA" w14:textId="77777777" w:rsidR="008D52E0" w:rsidRPr="00EB23D1" w:rsidRDefault="008D52E0">
      <w:pPr>
        <w:spacing w:line="480" w:lineRule="auto"/>
        <w:rPr>
          <w:sz w:val="24"/>
          <w:szCs w:val="24"/>
        </w:rPr>
      </w:pPr>
    </w:p>
    <w:p w14:paraId="13C0348A" w14:textId="77777777" w:rsidR="008D52E0" w:rsidRPr="00EB23D1" w:rsidRDefault="00000000">
      <w:pPr>
        <w:spacing w:line="480" w:lineRule="auto"/>
        <w:rPr>
          <w:sz w:val="24"/>
          <w:szCs w:val="24"/>
        </w:rPr>
      </w:pPr>
      <w:r w:rsidRPr="00EB23D1">
        <w:rPr>
          <w:i/>
          <w:iCs/>
          <w:sz w:val="24"/>
          <w:szCs w:val="24"/>
        </w:rPr>
        <w:t>Note. Feature importance expressed as percentage of total predictive power. Top 5 features account for 41.06% of total importance. SPEND_PER_MINUTE and VOICE_INTENSITY are engineered features not present in standard ARPU-banded segmentation systems. Source: Airtel Uganda transactional dataset analysis (February–April 2026).</w:t>
      </w:r>
    </w:p>
    <w:sectPr w:rsidR="008D52E0" w:rsidRPr="00EB23D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Daphne Bitalo" w:date="2026-08-27T12:19:00Z" w:initials="DB">
    <w:p w14:paraId="746334CB" w14:textId="77777777" w:rsidR="00416845" w:rsidRDefault="00416845">
      <w:pPr>
        <w:pStyle w:val="CommentText"/>
        <w:rPr>
          <w:rFonts w:ascii="-webkit-standard" w:hAnsi="-webkit-standard"/>
          <w:color w:val="000000"/>
          <w:sz w:val="27"/>
          <w:szCs w:val="27"/>
        </w:rPr>
      </w:pPr>
      <w:r>
        <w:rPr>
          <w:rStyle w:val="CommentReference"/>
        </w:rPr>
        <w:annotationRef/>
      </w:r>
      <w:r>
        <w:t xml:space="preserve">Shorten this title e.g. </w:t>
      </w:r>
      <w:r>
        <w:rPr>
          <w:rFonts w:ascii="-webkit-standard" w:hAnsi="-webkit-standard"/>
          <w:color w:val="000000"/>
          <w:sz w:val="27"/>
          <w:szCs w:val="27"/>
        </w:rPr>
        <w:t>Efficiency over Expenditure: Machine Learning for Personalised Voice Bundles in Emerging Markets.</w:t>
      </w:r>
    </w:p>
    <w:p w14:paraId="68B7C641" w14:textId="77777777" w:rsidR="00416845" w:rsidRDefault="00416845">
      <w:pPr>
        <w:pStyle w:val="CommentText"/>
        <w:rPr>
          <w:rFonts w:ascii="-webkit-standard" w:hAnsi="-webkit-standard"/>
          <w:color w:val="000000"/>
          <w:sz w:val="27"/>
          <w:szCs w:val="27"/>
        </w:rPr>
      </w:pPr>
    </w:p>
    <w:p w14:paraId="3053F5CD" w14:textId="1B7D4EB7" w:rsidR="00416845" w:rsidRDefault="00416845">
      <w:pPr>
        <w:pStyle w:val="CommentText"/>
      </w:pPr>
      <w:r>
        <w:rPr>
          <w:rFonts w:ascii="-webkit-standard" w:hAnsi="-webkit-standard"/>
          <w:color w:val="000000"/>
          <w:sz w:val="27"/>
          <w:szCs w:val="27"/>
        </w:rPr>
        <w:t>Right now the title says “emerging prepaid markets” which doesn’t specify that the market is telecom, try to change this for specificity.</w:t>
      </w:r>
    </w:p>
  </w:comment>
  <w:comment w:id="51" w:author="Daphne Bitalo" w:date="2026-08-27T09:53:00Z" w:initials="DB">
    <w:p w14:paraId="21FB3524" w14:textId="34497D46" w:rsidR="00861F6D" w:rsidRDefault="00861F6D">
      <w:pPr>
        <w:pStyle w:val="CommentText"/>
      </w:pPr>
      <w:r>
        <w:rPr>
          <w:rStyle w:val="CommentReference"/>
        </w:rPr>
        <w:annotationRef/>
      </w:r>
      <w:r>
        <w:t>Mention the specific agreement, e.g. does it have a serial number?</w:t>
      </w:r>
    </w:p>
  </w:comment>
  <w:comment w:id="55" w:author="Daphne Bitalo" w:date="2026-08-28T09:17:00Z" w:initials="DB">
    <w:p w14:paraId="574D3EA9" w14:textId="6BD7B93F" w:rsidR="009E40E6" w:rsidRDefault="009E40E6">
      <w:pPr>
        <w:pStyle w:val="CommentText"/>
      </w:pPr>
      <w:r>
        <w:rPr>
          <w:rStyle w:val="CommentReference"/>
        </w:rPr>
        <w:annotationRef/>
      </w:r>
      <w:r>
        <w:t>Citation?</w:t>
      </w:r>
    </w:p>
  </w:comment>
  <w:comment w:id="67" w:author="Daphne Bitalo" w:date="2026-08-28T10:36:00Z" w:initials="DB">
    <w:p w14:paraId="062F7AB9" w14:textId="41B1830A" w:rsidR="00897DAB" w:rsidRDefault="00897DAB">
      <w:pPr>
        <w:pStyle w:val="CommentText"/>
      </w:pPr>
      <w:r>
        <w:rPr>
          <w:rStyle w:val="CommentReference"/>
        </w:rPr>
        <w:annotationRef/>
      </w:r>
      <w:r>
        <w:t>Be specific</w:t>
      </w:r>
    </w:p>
  </w:comment>
  <w:comment w:id="68" w:author="Daphne Bitalo" w:date="2026-08-28T10:36:00Z" w:initials="DB">
    <w:p w14:paraId="3B2E6A6C" w14:textId="72FDF411" w:rsidR="00897DAB" w:rsidRDefault="00897DAB">
      <w:pPr>
        <w:pStyle w:val="CommentText"/>
      </w:pPr>
      <w:r>
        <w:rPr>
          <w:rStyle w:val="CommentReference"/>
        </w:rPr>
        <w:annotationRef/>
      </w:r>
      <w:r>
        <w:t>Label of this agreement</w:t>
      </w:r>
    </w:p>
  </w:comment>
  <w:comment w:id="69" w:author="Daphne Bitalo" w:date="2026-08-28T10:39:00Z" w:initials="DB">
    <w:p w14:paraId="3EC8C50D" w14:textId="10137227" w:rsidR="00897DAB" w:rsidRDefault="00897DAB">
      <w:pPr>
        <w:pStyle w:val="CommentText"/>
      </w:pPr>
      <w:r>
        <w:rPr>
          <w:rStyle w:val="CommentReference"/>
        </w:rPr>
        <w:annotationRef/>
      </w:r>
      <w:r>
        <w:t>Citation?</w:t>
      </w:r>
    </w:p>
  </w:comment>
  <w:comment w:id="70" w:author="Daphne Bitalo" w:date="2026-08-28T10:40:00Z" w:initials="DB">
    <w:p w14:paraId="17A742C1" w14:textId="6CE7E4F8" w:rsidR="00897DAB" w:rsidRDefault="00897DAB">
      <w:pPr>
        <w:pStyle w:val="CommentText"/>
      </w:pPr>
      <w:r>
        <w:rPr>
          <w:rStyle w:val="CommentReference"/>
        </w:rPr>
        <w:annotationRef/>
      </w:r>
      <w:r>
        <w:t>citation</w:t>
      </w:r>
    </w:p>
  </w:comment>
  <w:comment w:id="71" w:author="Daphne Bitalo" w:date="2026-08-28T10:40:00Z" w:initials="DB">
    <w:p w14:paraId="604DC600" w14:textId="74F016F8" w:rsidR="00897DAB" w:rsidRDefault="00897DAB">
      <w:pPr>
        <w:pStyle w:val="CommentText"/>
      </w:pPr>
      <w:r>
        <w:rPr>
          <w:rStyle w:val="CommentReference"/>
        </w:rPr>
        <w:annotationRef/>
      </w:r>
      <w:r>
        <w:t>citation</w:t>
      </w:r>
    </w:p>
  </w:comment>
  <w:comment w:id="72" w:author="Daphne Bitalo" w:date="2026-08-28T10:40:00Z" w:initials="DB">
    <w:p w14:paraId="0C441EC1" w14:textId="1BC47FBB" w:rsidR="00897DAB" w:rsidRDefault="00897DAB">
      <w:pPr>
        <w:pStyle w:val="CommentText"/>
      </w:pPr>
      <w:r>
        <w:rPr>
          <w:rStyle w:val="CommentReference"/>
        </w:rPr>
        <w:annotationRef/>
      </w:r>
      <w:r>
        <w:t>citations, language and analytical tools are missing in the methodology</w:t>
      </w:r>
    </w:p>
  </w:comment>
  <w:comment w:id="73" w:author="Daphne Bitalo" w:date="2026-08-28T11:06:00Z" w:initials="DB">
    <w:p w14:paraId="6B11F9CB" w14:textId="4F2A48FF" w:rsidR="00942500" w:rsidRDefault="00942500">
      <w:pPr>
        <w:pStyle w:val="CommentText"/>
      </w:pPr>
      <w:r>
        <w:rPr>
          <w:rStyle w:val="CommentReference"/>
        </w:rPr>
        <w:annotationRef/>
      </w:r>
      <w:r>
        <w:t>Where are these results displayed? This is a misleading title, reads more like a method than a result</w:t>
      </w:r>
    </w:p>
  </w:comment>
  <w:comment w:id="74" w:author="Daphne Bitalo" w:date="2026-08-28T10:42:00Z" w:initials="DB">
    <w:p w14:paraId="3CB289C1" w14:textId="2C8F716E" w:rsidR="00897DAB" w:rsidRDefault="00897DAB">
      <w:pPr>
        <w:pStyle w:val="CommentText"/>
      </w:pPr>
      <w:r>
        <w:rPr>
          <w:rStyle w:val="CommentReference"/>
        </w:rPr>
        <w:annotationRef/>
      </w:r>
      <w:r>
        <w:t>These are very low correlations, get back to rereading on correlation values and their interpretation</w:t>
      </w:r>
    </w:p>
  </w:comment>
  <w:comment w:id="75" w:author="Daphne Bitalo" w:date="2026-08-28T10:44:00Z" w:initials="DB">
    <w:p w14:paraId="5ADF8BB6" w14:textId="2FA7D7C9" w:rsidR="003D7AFF" w:rsidRDefault="003D7AFF">
      <w:pPr>
        <w:pStyle w:val="CommentText"/>
      </w:pPr>
      <w:r>
        <w:rPr>
          <w:rStyle w:val="CommentReference"/>
        </w:rPr>
        <w:annotationRef/>
      </w:r>
      <w:r>
        <w:t>Where are the p-values?</w:t>
      </w:r>
    </w:p>
  </w:comment>
  <w:comment w:id="76" w:author="Daphne Bitalo" w:date="2026-08-28T11:07:00Z" w:initials="DB">
    <w:p w14:paraId="75F7892F" w14:textId="209F13FD" w:rsidR="00942500" w:rsidRDefault="00942500">
      <w:pPr>
        <w:pStyle w:val="CommentText"/>
      </w:pPr>
      <w:r>
        <w:rPr>
          <w:rStyle w:val="CommentReference"/>
        </w:rPr>
        <w:annotationRef/>
      </w:r>
      <w:r>
        <w:t>Where are these results displayed?</w:t>
      </w:r>
    </w:p>
  </w:comment>
  <w:comment w:id="77" w:author="Daphne Bitalo" w:date="2026-08-28T10:47:00Z" w:initials="DB">
    <w:p w14:paraId="17CAED6F" w14:textId="4896BD26" w:rsidR="003D7AFF" w:rsidRDefault="003D7AFF">
      <w:pPr>
        <w:pStyle w:val="CommentText"/>
      </w:pPr>
      <w:r>
        <w:rPr>
          <w:rStyle w:val="CommentReference"/>
        </w:rPr>
        <w:annotationRef/>
      </w:r>
      <w:r>
        <w:t>You keep switiching between east Africa, Africa, and subSaharan Africa, and yet your study data is from Uganda. Go back and correct this in the entire article.</w:t>
      </w:r>
    </w:p>
  </w:comment>
  <w:comment w:id="78" w:author="Daphne Bitalo" w:date="2026-08-28T10:48:00Z" w:initials="DB">
    <w:p w14:paraId="78360D8A" w14:textId="1F8347C1" w:rsidR="003D7AFF" w:rsidRDefault="003D7AFF">
      <w:pPr>
        <w:pStyle w:val="CommentText"/>
      </w:pPr>
      <w:r>
        <w:rPr>
          <w:rStyle w:val="CommentReference"/>
        </w:rPr>
        <w:annotationRef/>
      </w:r>
      <w:r>
        <w:t>Where are these results from?</w:t>
      </w:r>
    </w:p>
  </w:comment>
  <w:comment w:id="79" w:author="Daphne Bitalo" w:date="2026-08-28T10:49:00Z" w:initials="DB">
    <w:p w14:paraId="59B90A18" w14:textId="3BE63EB1" w:rsidR="003D7AFF" w:rsidRDefault="003D7AFF">
      <w:pPr>
        <w:pStyle w:val="CommentText"/>
      </w:pPr>
      <w:r>
        <w:rPr>
          <w:rStyle w:val="CommentReference"/>
        </w:rPr>
        <w:annotationRef/>
      </w:r>
      <w:r>
        <w:t>Where’s the p-value?</w:t>
      </w:r>
    </w:p>
  </w:comment>
  <w:comment w:id="80" w:author="Daphne Bitalo" w:date="2026-08-28T10:50:00Z" w:initials="DB">
    <w:p w14:paraId="642413DA" w14:textId="62D612DE" w:rsidR="003D7AFF" w:rsidRDefault="003D7AFF">
      <w:pPr>
        <w:pStyle w:val="CommentText"/>
      </w:pPr>
      <w:r>
        <w:rPr>
          <w:rStyle w:val="CommentReference"/>
        </w:rPr>
        <w:annotationRef/>
      </w:r>
      <w:r>
        <w:t>Where are these results coming from? They’re not mentioned in the methodology or Results section</w:t>
      </w:r>
    </w:p>
  </w:comment>
  <w:comment w:id="81" w:author="Daphne Bitalo" w:date="2026-08-28T10:54:00Z" w:initials="DB">
    <w:p w14:paraId="2EFEC1C8" w14:textId="21FD99FD" w:rsidR="00811834" w:rsidRDefault="00811834">
      <w:pPr>
        <w:pStyle w:val="CommentText"/>
      </w:pPr>
      <w:r>
        <w:rPr>
          <w:rStyle w:val="CommentReference"/>
        </w:rPr>
        <w:annotationRef/>
      </w:r>
      <w:r>
        <w:t>???</w:t>
      </w:r>
    </w:p>
  </w:comment>
  <w:comment w:id="132" w:author="Daphne Bitalo" w:date="2026-08-28T11:00:00Z" w:initials="DB">
    <w:p w14:paraId="57F8206A" w14:textId="18B50467" w:rsidR="00811834" w:rsidRDefault="00811834">
      <w:pPr>
        <w:pStyle w:val="CommentText"/>
      </w:pPr>
      <w:r>
        <w:rPr>
          <w:rStyle w:val="CommentReference"/>
        </w:rPr>
        <w:annotationRef/>
      </w:r>
      <w:r>
        <w:t>Where are the  results for the correlations, ANOVA, chisquare etc</w:t>
      </w:r>
    </w:p>
  </w:comment>
  <w:comment w:id="133" w:author="Daphne Bitalo" w:date="2026-08-28T10:58:00Z" w:initials="DB">
    <w:p w14:paraId="6F254327" w14:textId="05062AB9" w:rsidR="00811834" w:rsidRDefault="00811834">
      <w:pPr>
        <w:pStyle w:val="CommentText"/>
      </w:pPr>
      <w:r>
        <w:rPr>
          <w:rStyle w:val="CommentReference"/>
        </w:rPr>
        <w:annotationRef/>
      </w:r>
      <w:r>
        <w:t>Label table appropriately, go see the formatting guideliness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53F5CD" w15:done="0"/>
  <w15:commentEx w15:paraId="21FB3524" w15:done="0"/>
  <w15:commentEx w15:paraId="574D3EA9" w15:done="0"/>
  <w15:commentEx w15:paraId="062F7AB9" w15:done="0"/>
  <w15:commentEx w15:paraId="3B2E6A6C" w15:done="0"/>
  <w15:commentEx w15:paraId="3EC8C50D" w15:done="0"/>
  <w15:commentEx w15:paraId="17A742C1" w15:done="0"/>
  <w15:commentEx w15:paraId="604DC600" w15:done="0"/>
  <w15:commentEx w15:paraId="0C441EC1" w15:done="0"/>
  <w15:commentEx w15:paraId="6B11F9CB" w15:done="0"/>
  <w15:commentEx w15:paraId="3CB289C1" w15:done="0"/>
  <w15:commentEx w15:paraId="5ADF8BB6" w15:done="0"/>
  <w15:commentEx w15:paraId="75F7892F" w15:done="0"/>
  <w15:commentEx w15:paraId="17CAED6F" w15:done="0"/>
  <w15:commentEx w15:paraId="78360D8A" w15:done="0"/>
  <w15:commentEx w15:paraId="59B90A18" w15:done="0"/>
  <w15:commentEx w15:paraId="642413DA" w15:done="0"/>
  <w15:commentEx w15:paraId="2EFEC1C8" w15:done="0"/>
  <w15:commentEx w15:paraId="57F8206A" w15:done="0"/>
  <w15:commentEx w15:paraId="6F2543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344AA84" w16cex:dateUtc="2026-08-27T09:19:00Z"/>
  <w16cex:commentExtensible w16cex:durableId="54BBA6DF" w16cex:dateUtc="2026-08-27T06:53:00Z"/>
  <w16cex:commentExtensible w16cex:durableId="7EEF215C" w16cex:dateUtc="2026-08-28T06:17:00Z"/>
  <w16cex:commentExtensible w16cex:durableId="345F1B21" w16cex:dateUtc="2026-08-28T07:36:00Z"/>
  <w16cex:commentExtensible w16cex:durableId="5D5A509A" w16cex:dateUtc="2026-08-28T07:36:00Z"/>
  <w16cex:commentExtensible w16cex:durableId="419F87C1" w16cex:dateUtc="2026-08-28T07:39:00Z"/>
  <w16cex:commentExtensible w16cex:durableId="32CD2479" w16cex:dateUtc="2026-08-28T07:40:00Z"/>
  <w16cex:commentExtensible w16cex:durableId="0A264AB1" w16cex:dateUtc="2026-08-28T07:40:00Z"/>
  <w16cex:commentExtensible w16cex:durableId="14AA5AA4" w16cex:dateUtc="2026-08-28T07:40:00Z"/>
  <w16cex:commentExtensible w16cex:durableId="55794A6C" w16cex:dateUtc="2026-08-28T08:06:00Z"/>
  <w16cex:commentExtensible w16cex:durableId="6BD72BFA" w16cex:dateUtc="2026-08-28T07:42:00Z"/>
  <w16cex:commentExtensible w16cex:durableId="79C7A865" w16cex:dateUtc="2026-08-28T07:44:00Z"/>
  <w16cex:commentExtensible w16cex:durableId="0A63D2C0" w16cex:dateUtc="2026-08-28T08:07:00Z"/>
  <w16cex:commentExtensible w16cex:durableId="0FE3C485" w16cex:dateUtc="2026-08-28T07:47:00Z"/>
  <w16cex:commentExtensible w16cex:durableId="30CEFE14" w16cex:dateUtc="2026-08-28T07:48:00Z"/>
  <w16cex:commentExtensible w16cex:durableId="03C782FD" w16cex:dateUtc="2026-08-28T07:49:00Z"/>
  <w16cex:commentExtensible w16cex:durableId="511B1487" w16cex:dateUtc="2026-08-28T07:50:00Z"/>
  <w16cex:commentExtensible w16cex:durableId="259D1C83" w16cex:dateUtc="2026-08-28T07:54:00Z"/>
  <w16cex:commentExtensible w16cex:durableId="6089A870" w16cex:dateUtc="2026-08-28T08:00:00Z"/>
  <w16cex:commentExtensible w16cex:durableId="0C90520C" w16cex:dateUtc="2026-08-28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53F5CD" w16cid:durableId="0344AA84"/>
  <w16cid:commentId w16cid:paraId="21FB3524" w16cid:durableId="54BBA6DF"/>
  <w16cid:commentId w16cid:paraId="574D3EA9" w16cid:durableId="7EEF215C"/>
  <w16cid:commentId w16cid:paraId="062F7AB9" w16cid:durableId="345F1B21"/>
  <w16cid:commentId w16cid:paraId="3B2E6A6C" w16cid:durableId="5D5A509A"/>
  <w16cid:commentId w16cid:paraId="3EC8C50D" w16cid:durableId="419F87C1"/>
  <w16cid:commentId w16cid:paraId="17A742C1" w16cid:durableId="32CD2479"/>
  <w16cid:commentId w16cid:paraId="604DC600" w16cid:durableId="0A264AB1"/>
  <w16cid:commentId w16cid:paraId="0C441EC1" w16cid:durableId="14AA5AA4"/>
  <w16cid:commentId w16cid:paraId="6B11F9CB" w16cid:durableId="55794A6C"/>
  <w16cid:commentId w16cid:paraId="3CB289C1" w16cid:durableId="6BD72BFA"/>
  <w16cid:commentId w16cid:paraId="5ADF8BB6" w16cid:durableId="79C7A865"/>
  <w16cid:commentId w16cid:paraId="75F7892F" w16cid:durableId="0A63D2C0"/>
  <w16cid:commentId w16cid:paraId="17CAED6F" w16cid:durableId="0FE3C485"/>
  <w16cid:commentId w16cid:paraId="78360D8A" w16cid:durableId="30CEFE14"/>
  <w16cid:commentId w16cid:paraId="59B90A18" w16cid:durableId="03C782FD"/>
  <w16cid:commentId w16cid:paraId="642413DA" w16cid:durableId="511B1487"/>
  <w16cid:commentId w16cid:paraId="2EFEC1C8" w16cid:durableId="259D1C83"/>
  <w16cid:commentId w16cid:paraId="57F8206A" w16cid:durableId="6089A870"/>
  <w16cid:commentId w16cid:paraId="6F254327" w16cid:durableId="0C9052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F54C4"/>
    <w:multiLevelType w:val="hybridMultilevel"/>
    <w:tmpl w:val="343C2CFE"/>
    <w:lvl w:ilvl="0" w:tplc="582024C8">
      <w:start w:val="1"/>
      <w:numFmt w:val="bullet"/>
      <w:lvlText w:val="●"/>
      <w:lvlJc w:val="left"/>
      <w:pPr>
        <w:ind w:left="720" w:hanging="360"/>
      </w:pPr>
    </w:lvl>
    <w:lvl w:ilvl="1" w:tplc="53E4B932">
      <w:start w:val="1"/>
      <w:numFmt w:val="bullet"/>
      <w:lvlText w:val="○"/>
      <w:lvlJc w:val="left"/>
      <w:pPr>
        <w:ind w:left="1440" w:hanging="360"/>
      </w:pPr>
    </w:lvl>
    <w:lvl w:ilvl="2" w:tplc="2E10A384">
      <w:start w:val="1"/>
      <w:numFmt w:val="bullet"/>
      <w:lvlText w:val="■"/>
      <w:lvlJc w:val="left"/>
      <w:pPr>
        <w:ind w:left="2160" w:hanging="360"/>
      </w:pPr>
    </w:lvl>
    <w:lvl w:ilvl="3" w:tplc="7B0CF5E6">
      <w:start w:val="1"/>
      <w:numFmt w:val="bullet"/>
      <w:lvlText w:val="●"/>
      <w:lvlJc w:val="left"/>
      <w:pPr>
        <w:ind w:left="2880" w:hanging="360"/>
      </w:pPr>
    </w:lvl>
    <w:lvl w:ilvl="4" w:tplc="3EFA47D0">
      <w:start w:val="1"/>
      <w:numFmt w:val="bullet"/>
      <w:lvlText w:val="○"/>
      <w:lvlJc w:val="left"/>
      <w:pPr>
        <w:ind w:left="3600" w:hanging="360"/>
      </w:pPr>
    </w:lvl>
    <w:lvl w:ilvl="5" w:tplc="594ACBFA">
      <w:start w:val="1"/>
      <w:numFmt w:val="bullet"/>
      <w:lvlText w:val="■"/>
      <w:lvlJc w:val="left"/>
      <w:pPr>
        <w:ind w:left="4320" w:hanging="360"/>
      </w:pPr>
    </w:lvl>
    <w:lvl w:ilvl="6" w:tplc="EB1AEFB0">
      <w:start w:val="1"/>
      <w:numFmt w:val="bullet"/>
      <w:lvlText w:val="●"/>
      <w:lvlJc w:val="left"/>
      <w:pPr>
        <w:ind w:left="5040" w:hanging="360"/>
      </w:pPr>
    </w:lvl>
    <w:lvl w:ilvl="7" w:tplc="BF56BD66">
      <w:start w:val="1"/>
      <w:numFmt w:val="bullet"/>
      <w:lvlText w:val="●"/>
      <w:lvlJc w:val="left"/>
      <w:pPr>
        <w:ind w:left="5760" w:hanging="360"/>
      </w:pPr>
    </w:lvl>
    <w:lvl w:ilvl="8" w:tplc="791E046A">
      <w:start w:val="1"/>
      <w:numFmt w:val="bullet"/>
      <w:lvlText w:val="●"/>
      <w:lvlJc w:val="left"/>
      <w:pPr>
        <w:ind w:left="6480" w:hanging="360"/>
      </w:pPr>
    </w:lvl>
  </w:abstractNum>
  <w:num w:numId="1" w16cid:durableId="105724370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phne Bitalo">
    <w15:presenceInfo w15:providerId="Windows Live" w15:userId="6538d18056c1b6d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E0"/>
    <w:rsid w:val="000C3D5B"/>
    <w:rsid w:val="00193577"/>
    <w:rsid w:val="001E3A6E"/>
    <w:rsid w:val="00213B35"/>
    <w:rsid w:val="003565BB"/>
    <w:rsid w:val="003D7AFF"/>
    <w:rsid w:val="003F2628"/>
    <w:rsid w:val="004159BD"/>
    <w:rsid w:val="00416845"/>
    <w:rsid w:val="007E644C"/>
    <w:rsid w:val="00811834"/>
    <w:rsid w:val="00861F6D"/>
    <w:rsid w:val="00896EEC"/>
    <w:rsid w:val="00897DAB"/>
    <w:rsid w:val="008D52E0"/>
    <w:rsid w:val="00920D13"/>
    <w:rsid w:val="00942500"/>
    <w:rsid w:val="009E40E6"/>
    <w:rsid w:val="00A22757"/>
    <w:rsid w:val="00B83806"/>
    <w:rsid w:val="00CC723A"/>
    <w:rsid w:val="00CD3982"/>
    <w:rsid w:val="00D13435"/>
    <w:rsid w:val="00D16699"/>
    <w:rsid w:val="00DF2DEA"/>
    <w:rsid w:val="00E235C5"/>
    <w:rsid w:val="00EA4B2C"/>
    <w:rsid w:val="00EB23D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75B5FEBC"/>
  <w15:docId w15:val="{9D52464A-6F77-4A41-BE78-8EC360D2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896EE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861F6D"/>
  </w:style>
  <w:style w:type="character" w:styleId="CommentReference">
    <w:name w:val="annotation reference"/>
    <w:basedOn w:val="DefaultParagraphFont"/>
    <w:uiPriority w:val="99"/>
    <w:semiHidden/>
    <w:unhideWhenUsed/>
    <w:rsid w:val="00861F6D"/>
    <w:rPr>
      <w:sz w:val="16"/>
      <w:szCs w:val="16"/>
    </w:rPr>
  </w:style>
  <w:style w:type="paragraph" w:styleId="CommentText">
    <w:name w:val="annotation text"/>
    <w:basedOn w:val="Normal"/>
    <w:link w:val="CommentTextChar"/>
    <w:uiPriority w:val="99"/>
    <w:semiHidden/>
    <w:unhideWhenUsed/>
    <w:rsid w:val="00861F6D"/>
  </w:style>
  <w:style w:type="character" w:customStyle="1" w:styleId="CommentTextChar">
    <w:name w:val="Comment Text Char"/>
    <w:basedOn w:val="DefaultParagraphFont"/>
    <w:link w:val="CommentText"/>
    <w:uiPriority w:val="99"/>
    <w:semiHidden/>
    <w:rsid w:val="00861F6D"/>
  </w:style>
  <w:style w:type="paragraph" w:styleId="CommentSubject">
    <w:name w:val="annotation subject"/>
    <w:basedOn w:val="CommentText"/>
    <w:next w:val="CommentText"/>
    <w:link w:val="CommentSubjectChar"/>
    <w:uiPriority w:val="99"/>
    <w:semiHidden/>
    <w:unhideWhenUsed/>
    <w:rsid w:val="00861F6D"/>
    <w:rPr>
      <w:b/>
      <w:bCs/>
    </w:rPr>
  </w:style>
  <w:style w:type="character" w:customStyle="1" w:styleId="CommentSubjectChar">
    <w:name w:val="Comment Subject Char"/>
    <w:basedOn w:val="CommentTextChar"/>
    <w:link w:val="CommentSubject"/>
    <w:uiPriority w:val="99"/>
    <w:semiHidden/>
    <w:rsid w:val="00861F6D"/>
    <w:rPr>
      <w:b/>
      <w:bCs/>
    </w:rPr>
  </w:style>
  <w:style w:type="paragraph" w:styleId="Caption">
    <w:name w:val="caption"/>
    <w:basedOn w:val="Normal"/>
    <w:next w:val="Normal"/>
    <w:uiPriority w:val="35"/>
    <w:unhideWhenUsed/>
    <w:qFormat/>
    <w:rsid w:val="0081183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64C2C-DF2C-6D40-A8B2-F7C5F555C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23</Pages>
  <Words>3944</Words>
  <Characters>22484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Daphne Bitalo</cp:lastModifiedBy>
  <cp:revision>4</cp:revision>
  <dcterms:created xsi:type="dcterms:W3CDTF">2026-08-27T08:16:00Z</dcterms:created>
  <dcterms:modified xsi:type="dcterms:W3CDTF">2026-08-28T08:09:00Z</dcterms:modified>
</cp:coreProperties>
</file>